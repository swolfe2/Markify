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7F0204" w14:textId="77777777" w:rsidR="00C5403D" w:rsidRPr="00CB53F2" w:rsidRDefault="00C5403D" w:rsidP="00C5403D">
      <w:pPr>
        <w:spacing w:after="0" w:line="240" w:lineRule="auto"/>
        <w:jc w:val="center"/>
        <w:textAlignment w:val="baseline"/>
        <w:rPr>
          <w:rFonts w:ascii="Segoe UI" w:eastAsia="Times New Roman" w:hAnsi="Segoe UI" w:cs="Segoe UI"/>
          <w:sz w:val="18"/>
          <w:szCs w:val="18"/>
          <w:lang w:eastAsia="en-US"/>
        </w:rPr>
      </w:pPr>
      <w:r w:rsidRPr="00CB53F2">
        <w:rPr>
          <w:rFonts w:ascii="Calibri" w:eastAsia="Times New Roman" w:hAnsi="Calibri" w:cs="Calibri"/>
          <w:b/>
          <w:bCs/>
          <w:i/>
          <w:iCs/>
          <w:color w:val="2E74B5"/>
          <w:lang w:eastAsia="en-US"/>
        </w:rPr>
        <w:t>Document Change Log</w:t>
      </w:r>
    </w:p>
    <w:tbl>
      <w:tblPr>
        <w:tblW w:w="9330" w:type="dxa"/>
        <w:jc w:val="center"/>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1545"/>
        <w:gridCol w:w="1980"/>
        <w:gridCol w:w="2385"/>
        <w:gridCol w:w="3420"/>
      </w:tblGrid>
      <w:tr w:rsidR="00C5403D" w:rsidRPr="00CB53F2" w14:paraId="4D63F3F5" w14:textId="77777777" w:rsidTr="1AA04228">
        <w:trPr>
          <w:trHeight w:val="300"/>
          <w:jc w:val="center"/>
        </w:trPr>
        <w:tc>
          <w:tcPr>
            <w:tcW w:w="1545" w:type="dxa"/>
            <w:tcBorders>
              <w:top w:val="single" w:sz="6" w:space="0" w:color="auto"/>
              <w:left w:val="single" w:sz="6" w:space="0" w:color="auto"/>
              <w:bottom w:val="single" w:sz="6" w:space="0" w:color="auto"/>
              <w:right w:val="single" w:sz="6" w:space="0" w:color="auto"/>
            </w:tcBorders>
            <w:hideMark/>
          </w:tcPr>
          <w:p w14:paraId="657D10D2"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sidRPr="00CB53F2">
              <w:rPr>
                <w:rFonts w:ascii="Segoe UI" w:eastAsia="Times New Roman" w:hAnsi="Segoe UI" w:cs="Segoe UI"/>
                <w:b/>
                <w:bCs/>
                <w:sz w:val="20"/>
                <w:szCs w:val="20"/>
                <w:lang w:eastAsia="en-US"/>
              </w:rPr>
              <w:t>Date</w:t>
            </w:r>
          </w:p>
        </w:tc>
        <w:tc>
          <w:tcPr>
            <w:tcW w:w="1980" w:type="dxa"/>
            <w:tcBorders>
              <w:top w:val="single" w:sz="6" w:space="0" w:color="auto"/>
              <w:left w:val="single" w:sz="6" w:space="0" w:color="auto"/>
              <w:bottom w:val="single" w:sz="6" w:space="0" w:color="auto"/>
              <w:right w:val="single" w:sz="6" w:space="0" w:color="auto"/>
            </w:tcBorders>
            <w:hideMark/>
          </w:tcPr>
          <w:p w14:paraId="09FB3012"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sidRPr="00CB53F2">
              <w:rPr>
                <w:rFonts w:ascii="Segoe UI" w:eastAsia="Times New Roman" w:hAnsi="Segoe UI" w:cs="Segoe UI"/>
                <w:b/>
                <w:bCs/>
                <w:sz w:val="20"/>
                <w:szCs w:val="20"/>
                <w:lang w:eastAsia="en-US"/>
              </w:rPr>
              <w:t>Changes Made by</w:t>
            </w:r>
          </w:p>
        </w:tc>
        <w:tc>
          <w:tcPr>
            <w:tcW w:w="2385" w:type="dxa"/>
            <w:tcBorders>
              <w:top w:val="single" w:sz="6" w:space="0" w:color="auto"/>
              <w:left w:val="single" w:sz="6" w:space="0" w:color="auto"/>
              <w:bottom w:val="single" w:sz="6" w:space="0" w:color="auto"/>
              <w:right w:val="single" w:sz="6" w:space="0" w:color="auto"/>
            </w:tcBorders>
            <w:hideMark/>
          </w:tcPr>
          <w:p w14:paraId="046FC59C"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sidRPr="00CB53F2">
              <w:rPr>
                <w:rFonts w:ascii="Segoe UI" w:eastAsia="Times New Roman" w:hAnsi="Segoe UI" w:cs="Segoe UI"/>
                <w:b/>
                <w:bCs/>
                <w:sz w:val="20"/>
                <w:szCs w:val="20"/>
                <w:lang w:eastAsia="en-US"/>
              </w:rPr>
              <w:t>Reviewed by</w:t>
            </w:r>
          </w:p>
        </w:tc>
        <w:tc>
          <w:tcPr>
            <w:tcW w:w="3420" w:type="dxa"/>
            <w:tcBorders>
              <w:top w:val="single" w:sz="6" w:space="0" w:color="auto"/>
              <w:left w:val="single" w:sz="6" w:space="0" w:color="auto"/>
              <w:bottom w:val="single" w:sz="6" w:space="0" w:color="auto"/>
              <w:right w:val="single" w:sz="6" w:space="0" w:color="auto"/>
            </w:tcBorders>
            <w:hideMark/>
          </w:tcPr>
          <w:p w14:paraId="4EFCA572"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sidRPr="00CB53F2">
              <w:rPr>
                <w:rFonts w:ascii="Segoe UI" w:eastAsia="Times New Roman" w:hAnsi="Segoe UI" w:cs="Segoe UI"/>
                <w:b/>
                <w:bCs/>
                <w:sz w:val="20"/>
                <w:szCs w:val="20"/>
                <w:lang w:eastAsia="en-US"/>
              </w:rPr>
              <w:t>Description</w:t>
            </w:r>
          </w:p>
        </w:tc>
      </w:tr>
      <w:tr w:rsidR="00C5403D" w:rsidRPr="00CB53F2" w14:paraId="29BF0993" w14:textId="77777777" w:rsidTr="1AA04228">
        <w:trPr>
          <w:trHeight w:val="300"/>
          <w:jc w:val="center"/>
        </w:trPr>
        <w:tc>
          <w:tcPr>
            <w:tcW w:w="1545" w:type="dxa"/>
            <w:tcBorders>
              <w:top w:val="single" w:sz="6" w:space="0" w:color="auto"/>
              <w:left w:val="single" w:sz="6" w:space="0" w:color="auto"/>
              <w:bottom w:val="single" w:sz="6" w:space="0" w:color="auto"/>
              <w:right w:val="single" w:sz="6" w:space="0" w:color="auto"/>
            </w:tcBorders>
          </w:tcPr>
          <w:p w14:paraId="0E92ED47" w14:textId="77777777" w:rsidR="00C5403D" w:rsidRPr="5DAC7802" w:rsidRDefault="00C5403D"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Mar 2021</w:t>
            </w:r>
          </w:p>
        </w:tc>
        <w:tc>
          <w:tcPr>
            <w:tcW w:w="1980" w:type="dxa"/>
            <w:tcBorders>
              <w:top w:val="single" w:sz="6" w:space="0" w:color="auto"/>
              <w:left w:val="single" w:sz="6" w:space="0" w:color="auto"/>
              <w:bottom w:val="single" w:sz="6" w:space="0" w:color="auto"/>
              <w:right w:val="single" w:sz="6" w:space="0" w:color="auto"/>
            </w:tcBorders>
          </w:tcPr>
          <w:p w14:paraId="35A56628" w14:textId="77777777" w:rsidR="00C5403D" w:rsidRDefault="00C5403D"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Lih Shan Yap</w:t>
            </w:r>
          </w:p>
        </w:tc>
        <w:tc>
          <w:tcPr>
            <w:tcW w:w="2385" w:type="dxa"/>
            <w:tcBorders>
              <w:top w:val="single" w:sz="6" w:space="0" w:color="auto"/>
              <w:left w:val="single" w:sz="6" w:space="0" w:color="auto"/>
              <w:bottom w:val="single" w:sz="6" w:space="0" w:color="auto"/>
              <w:right w:val="single" w:sz="6" w:space="0" w:color="auto"/>
            </w:tcBorders>
          </w:tcPr>
          <w:p w14:paraId="254CCA33" w14:textId="77777777" w:rsidR="00C5403D" w:rsidRDefault="00C5403D"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Tonia Atchison</w:t>
            </w:r>
          </w:p>
        </w:tc>
        <w:tc>
          <w:tcPr>
            <w:tcW w:w="3420" w:type="dxa"/>
            <w:tcBorders>
              <w:top w:val="single" w:sz="6" w:space="0" w:color="auto"/>
              <w:left w:val="single" w:sz="6" w:space="0" w:color="auto"/>
              <w:bottom w:val="single" w:sz="6" w:space="0" w:color="auto"/>
              <w:right w:val="single" w:sz="6" w:space="0" w:color="auto"/>
            </w:tcBorders>
          </w:tcPr>
          <w:p w14:paraId="0DF5CCD0" w14:textId="77777777" w:rsidR="00C5403D" w:rsidRPr="0D3CB2C6" w:rsidRDefault="00C5403D"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Initial Document</w:t>
            </w:r>
          </w:p>
        </w:tc>
      </w:tr>
      <w:tr w:rsidR="00C5403D" w:rsidRPr="00CB53F2" w14:paraId="4BD0691D" w14:textId="77777777" w:rsidTr="1AA04228">
        <w:trPr>
          <w:trHeight w:val="300"/>
          <w:jc w:val="center"/>
        </w:trPr>
        <w:tc>
          <w:tcPr>
            <w:tcW w:w="1545" w:type="dxa"/>
            <w:tcBorders>
              <w:top w:val="single" w:sz="6" w:space="0" w:color="auto"/>
              <w:left w:val="single" w:sz="6" w:space="0" w:color="auto"/>
              <w:bottom w:val="single" w:sz="6" w:space="0" w:color="auto"/>
              <w:right w:val="single" w:sz="6" w:space="0" w:color="auto"/>
            </w:tcBorders>
            <w:hideMark/>
          </w:tcPr>
          <w:p w14:paraId="20DF2738"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sidRPr="44AA7BD9">
              <w:rPr>
                <w:rFonts w:ascii="Segoe UI" w:eastAsia="Times New Roman" w:hAnsi="Segoe UI" w:cs="Segoe UI"/>
                <w:sz w:val="20"/>
                <w:szCs w:val="20"/>
                <w:lang w:eastAsia="en-US"/>
              </w:rPr>
              <w:t>April 2024</w:t>
            </w:r>
          </w:p>
        </w:tc>
        <w:tc>
          <w:tcPr>
            <w:tcW w:w="1980" w:type="dxa"/>
            <w:tcBorders>
              <w:top w:val="single" w:sz="6" w:space="0" w:color="auto"/>
              <w:left w:val="single" w:sz="6" w:space="0" w:color="auto"/>
              <w:bottom w:val="single" w:sz="6" w:space="0" w:color="auto"/>
              <w:right w:val="single" w:sz="6" w:space="0" w:color="auto"/>
            </w:tcBorders>
            <w:hideMark/>
          </w:tcPr>
          <w:p w14:paraId="2BF04884"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Pr>
                <w:rFonts w:ascii="Segoe UI" w:eastAsia="Times New Roman" w:hAnsi="Segoe UI" w:cs="Segoe UI"/>
                <w:sz w:val="20"/>
                <w:szCs w:val="20"/>
                <w:lang w:eastAsia="en-US"/>
              </w:rPr>
              <w:t>Steve Wolfe</w:t>
            </w:r>
          </w:p>
        </w:tc>
        <w:tc>
          <w:tcPr>
            <w:tcW w:w="2385" w:type="dxa"/>
            <w:tcBorders>
              <w:top w:val="single" w:sz="6" w:space="0" w:color="auto"/>
              <w:left w:val="single" w:sz="6" w:space="0" w:color="auto"/>
              <w:bottom w:val="single" w:sz="6" w:space="0" w:color="auto"/>
              <w:right w:val="single" w:sz="6" w:space="0" w:color="auto"/>
            </w:tcBorders>
            <w:hideMark/>
          </w:tcPr>
          <w:p w14:paraId="3C1ABA22"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Pr>
                <w:rFonts w:ascii="Segoe UI" w:eastAsia="Times New Roman" w:hAnsi="Segoe UI" w:cs="Segoe UI"/>
                <w:sz w:val="20"/>
                <w:szCs w:val="20"/>
                <w:lang w:eastAsia="en-US"/>
              </w:rPr>
              <w:t>DV CoE/Tonia Atchison</w:t>
            </w:r>
          </w:p>
        </w:tc>
        <w:tc>
          <w:tcPr>
            <w:tcW w:w="3420" w:type="dxa"/>
            <w:tcBorders>
              <w:top w:val="single" w:sz="6" w:space="0" w:color="auto"/>
              <w:left w:val="single" w:sz="6" w:space="0" w:color="auto"/>
              <w:bottom w:val="single" w:sz="6" w:space="0" w:color="auto"/>
              <w:right w:val="single" w:sz="6" w:space="0" w:color="auto"/>
            </w:tcBorders>
            <w:hideMark/>
          </w:tcPr>
          <w:p w14:paraId="68637D72" w14:textId="77777777" w:rsidR="00C5403D" w:rsidRPr="00CB53F2" w:rsidRDefault="00C5403D" w:rsidP="00EC650F">
            <w:pPr>
              <w:spacing w:after="0" w:line="240" w:lineRule="auto"/>
              <w:jc w:val="center"/>
              <w:textAlignment w:val="baseline"/>
              <w:rPr>
                <w:rFonts w:ascii="Times New Roman" w:eastAsia="Times New Roman" w:hAnsi="Times New Roman" w:cs="Times New Roman"/>
                <w:sz w:val="24"/>
                <w:szCs w:val="24"/>
                <w:lang w:eastAsia="en-US"/>
              </w:rPr>
            </w:pPr>
            <w:r w:rsidRPr="44AA7BD9">
              <w:rPr>
                <w:rFonts w:ascii="Segoe UI" w:eastAsia="Times New Roman" w:hAnsi="Segoe UI" w:cs="Segoe UI"/>
                <w:sz w:val="20"/>
                <w:szCs w:val="20"/>
                <w:lang w:eastAsia="en-US"/>
              </w:rPr>
              <w:t>Implementation of categorical layout</w:t>
            </w:r>
          </w:p>
        </w:tc>
      </w:tr>
      <w:tr w:rsidR="000433CB" w:rsidRPr="00CB53F2" w14:paraId="4B8B6E25" w14:textId="77777777" w:rsidTr="1AA04228">
        <w:trPr>
          <w:trHeight w:val="300"/>
          <w:jc w:val="center"/>
        </w:trPr>
        <w:tc>
          <w:tcPr>
            <w:tcW w:w="1545" w:type="dxa"/>
            <w:tcBorders>
              <w:top w:val="single" w:sz="6" w:space="0" w:color="auto"/>
              <w:left w:val="single" w:sz="6" w:space="0" w:color="auto"/>
              <w:bottom w:val="single" w:sz="6" w:space="0" w:color="auto"/>
              <w:right w:val="single" w:sz="6" w:space="0" w:color="auto"/>
            </w:tcBorders>
          </w:tcPr>
          <w:p w14:paraId="1D3558D5" w14:textId="0AFE099C" w:rsidR="000433CB" w:rsidRPr="44AA7BD9" w:rsidRDefault="000433CB"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April 2025</w:t>
            </w:r>
          </w:p>
        </w:tc>
        <w:tc>
          <w:tcPr>
            <w:tcW w:w="1980" w:type="dxa"/>
            <w:tcBorders>
              <w:top w:val="single" w:sz="6" w:space="0" w:color="auto"/>
              <w:left w:val="single" w:sz="6" w:space="0" w:color="auto"/>
              <w:bottom w:val="single" w:sz="6" w:space="0" w:color="auto"/>
              <w:right w:val="single" w:sz="6" w:space="0" w:color="auto"/>
            </w:tcBorders>
          </w:tcPr>
          <w:p w14:paraId="229DB2E2" w14:textId="47B904B7" w:rsidR="000433CB" w:rsidRDefault="000433CB"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Lih Shan Yap</w:t>
            </w:r>
          </w:p>
        </w:tc>
        <w:tc>
          <w:tcPr>
            <w:tcW w:w="2385" w:type="dxa"/>
            <w:tcBorders>
              <w:top w:val="single" w:sz="6" w:space="0" w:color="auto"/>
              <w:left w:val="single" w:sz="6" w:space="0" w:color="auto"/>
              <w:bottom w:val="single" w:sz="6" w:space="0" w:color="auto"/>
              <w:right w:val="single" w:sz="6" w:space="0" w:color="auto"/>
            </w:tcBorders>
          </w:tcPr>
          <w:p w14:paraId="16E447DE" w14:textId="708E2844" w:rsidR="000433CB" w:rsidRDefault="000433CB" w:rsidP="00EC650F">
            <w:pPr>
              <w:spacing w:after="0" w:line="240" w:lineRule="auto"/>
              <w:jc w:val="center"/>
              <w:textAlignment w:val="baseline"/>
              <w:rPr>
                <w:rFonts w:ascii="Segoe UI" w:eastAsia="Times New Roman" w:hAnsi="Segoe UI" w:cs="Segoe UI"/>
                <w:sz w:val="20"/>
                <w:szCs w:val="20"/>
                <w:lang w:eastAsia="en-US"/>
              </w:rPr>
            </w:pPr>
            <w:r>
              <w:rPr>
                <w:rFonts w:ascii="Segoe UI" w:eastAsia="Times New Roman" w:hAnsi="Segoe UI" w:cs="Segoe UI"/>
                <w:sz w:val="20"/>
                <w:szCs w:val="20"/>
                <w:lang w:eastAsia="en-US"/>
              </w:rPr>
              <w:t>DV CoE</w:t>
            </w:r>
          </w:p>
        </w:tc>
        <w:tc>
          <w:tcPr>
            <w:tcW w:w="3420" w:type="dxa"/>
            <w:tcBorders>
              <w:top w:val="single" w:sz="6" w:space="0" w:color="auto"/>
              <w:left w:val="single" w:sz="6" w:space="0" w:color="auto"/>
              <w:bottom w:val="single" w:sz="6" w:space="0" w:color="auto"/>
              <w:right w:val="single" w:sz="6" w:space="0" w:color="auto"/>
            </w:tcBorders>
          </w:tcPr>
          <w:p w14:paraId="4EA5D93A" w14:textId="77F4539D" w:rsidR="000433CB" w:rsidRPr="44AA7BD9" w:rsidRDefault="000433CB" w:rsidP="00EC650F">
            <w:pPr>
              <w:spacing w:after="0" w:line="240" w:lineRule="auto"/>
              <w:jc w:val="center"/>
              <w:textAlignment w:val="baseline"/>
              <w:rPr>
                <w:rFonts w:ascii="Segoe UI" w:eastAsia="Times New Roman" w:hAnsi="Segoe UI" w:cs="Segoe UI"/>
                <w:sz w:val="20"/>
                <w:szCs w:val="20"/>
                <w:lang w:eastAsia="en-US"/>
              </w:rPr>
            </w:pPr>
            <w:r w:rsidRPr="1AA04228">
              <w:rPr>
                <w:rFonts w:ascii="Segoe UI" w:eastAsia="Times New Roman" w:hAnsi="Segoe UI" w:cs="Segoe UI"/>
                <w:sz w:val="20"/>
                <w:szCs w:val="20"/>
                <w:lang w:eastAsia="en-US"/>
              </w:rPr>
              <w:t xml:space="preserve">Updated transport request process </w:t>
            </w:r>
            <w:r>
              <w:br/>
            </w:r>
            <w:r w:rsidRPr="1AA04228">
              <w:rPr>
                <w:rFonts w:ascii="Segoe UI" w:eastAsia="Times New Roman" w:hAnsi="Segoe UI" w:cs="Segoe UI"/>
                <w:sz w:val="20"/>
                <w:szCs w:val="20"/>
                <w:lang w:eastAsia="en-US"/>
              </w:rPr>
              <w:t>(“Power Query” item#6)</w:t>
            </w:r>
          </w:p>
        </w:tc>
      </w:tr>
    </w:tbl>
    <w:p w14:paraId="155D4A31" w14:textId="77777777" w:rsidR="00C5403D" w:rsidRPr="00CB53F2" w:rsidRDefault="00C5403D" w:rsidP="00C5403D">
      <w:pPr>
        <w:spacing w:after="0" w:line="240" w:lineRule="auto"/>
        <w:textAlignment w:val="baseline"/>
        <w:rPr>
          <w:rFonts w:ascii="Segoe UI" w:eastAsia="Times New Roman" w:hAnsi="Segoe UI" w:cs="Segoe UI"/>
          <w:sz w:val="18"/>
          <w:szCs w:val="18"/>
          <w:lang w:eastAsia="en-US"/>
        </w:rPr>
      </w:pPr>
      <w:r w:rsidRPr="00CB53F2">
        <w:rPr>
          <w:rFonts w:ascii="Calibri" w:eastAsia="Times New Roman" w:hAnsi="Calibri" w:cs="Calibri"/>
          <w:lang w:eastAsia="en-US"/>
        </w:rPr>
        <w:t> </w:t>
      </w:r>
    </w:p>
    <w:p w14:paraId="36F3E64F" w14:textId="77777777" w:rsidR="00C5403D" w:rsidRPr="00CB53F2" w:rsidRDefault="00C5403D" w:rsidP="00C5403D">
      <w:pPr>
        <w:spacing w:after="0" w:line="240" w:lineRule="auto"/>
        <w:jc w:val="both"/>
        <w:textAlignment w:val="baseline"/>
        <w:rPr>
          <w:rFonts w:ascii="Segoe UI" w:eastAsia="Times New Roman" w:hAnsi="Segoe UI" w:cs="Segoe UI"/>
          <w:sz w:val="18"/>
          <w:szCs w:val="18"/>
          <w:lang w:eastAsia="en-US"/>
        </w:rPr>
      </w:pPr>
      <w:r w:rsidRPr="00CB53F2">
        <w:rPr>
          <w:rFonts w:ascii="Calibri" w:eastAsia="Times New Roman" w:hAnsi="Calibri" w:cs="Calibri"/>
          <w:lang w:eastAsia="en-US"/>
        </w:rPr>
        <w:t>  </w:t>
      </w:r>
    </w:p>
    <w:p w14:paraId="45D73A7E" w14:textId="77777777" w:rsidR="00C5403D" w:rsidRPr="00CB53F2" w:rsidRDefault="00C5403D" w:rsidP="00C5403D">
      <w:pPr>
        <w:spacing w:after="0" w:line="240" w:lineRule="auto"/>
        <w:jc w:val="center"/>
        <w:textAlignment w:val="baseline"/>
        <w:rPr>
          <w:rFonts w:ascii="Segoe UI" w:eastAsia="Times New Roman" w:hAnsi="Segoe UI" w:cs="Segoe UI"/>
          <w:sz w:val="18"/>
          <w:szCs w:val="18"/>
          <w:lang w:eastAsia="en-US"/>
        </w:rPr>
      </w:pPr>
      <w:r>
        <w:rPr>
          <w:rFonts w:ascii="Calibri Light" w:eastAsia="Times New Roman" w:hAnsi="Calibri Light" w:cs="Calibri Light"/>
          <w:sz w:val="52"/>
          <w:szCs w:val="52"/>
          <w:lang w:eastAsia="en-US"/>
        </w:rPr>
        <w:t>Power BI Development Checklist</w:t>
      </w:r>
    </w:p>
    <w:p w14:paraId="6CEBCCC9" w14:textId="77777777" w:rsidR="00C5403D" w:rsidRPr="00CB53F2" w:rsidRDefault="00C5403D" w:rsidP="00C5403D">
      <w:pPr>
        <w:spacing w:after="0" w:line="240" w:lineRule="auto"/>
        <w:jc w:val="center"/>
        <w:textAlignment w:val="baseline"/>
        <w:rPr>
          <w:rFonts w:ascii="Segoe UI" w:eastAsia="Times New Roman" w:hAnsi="Segoe UI" w:cs="Segoe UI"/>
          <w:sz w:val="18"/>
          <w:szCs w:val="18"/>
          <w:lang w:eastAsia="en-US"/>
        </w:rPr>
      </w:pPr>
    </w:p>
    <w:p w14:paraId="2D1C3322" w14:textId="77777777" w:rsidR="00C5403D" w:rsidRPr="00CB53F2" w:rsidRDefault="00C5403D" w:rsidP="00C5403D">
      <w:pPr>
        <w:spacing w:after="0" w:line="240" w:lineRule="auto"/>
        <w:textAlignment w:val="baseline"/>
        <w:rPr>
          <w:rFonts w:ascii="Segoe UI" w:eastAsia="Times New Roman" w:hAnsi="Segoe UI" w:cs="Segoe UI"/>
          <w:sz w:val="18"/>
          <w:szCs w:val="18"/>
          <w:lang w:eastAsia="en-US"/>
        </w:rPr>
      </w:pPr>
      <w:r w:rsidRPr="00CB53F2">
        <w:rPr>
          <w:rFonts w:ascii="Calibri" w:eastAsia="Times New Roman" w:hAnsi="Calibri" w:cs="Calibri"/>
          <w:lang w:eastAsia="en-US"/>
        </w:rPr>
        <w:t>  </w:t>
      </w:r>
    </w:p>
    <w:p w14:paraId="2DE2596C" w14:textId="77777777" w:rsidR="00C5403D" w:rsidRPr="00CB53F2" w:rsidRDefault="00C5403D" w:rsidP="00C5403D">
      <w:pPr>
        <w:spacing w:after="0" w:line="240" w:lineRule="auto"/>
        <w:jc w:val="center"/>
        <w:textAlignment w:val="baseline"/>
        <w:rPr>
          <w:rFonts w:ascii="Segoe UI" w:eastAsia="Times New Roman" w:hAnsi="Segoe UI" w:cs="Segoe UI"/>
          <w:sz w:val="18"/>
          <w:szCs w:val="18"/>
          <w:lang w:eastAsia="en-US"/>
        </w:rPr>
      </w:pPr>
      <w:r w:rsidRPr="00CB53F2">
        <w:rPr>
          <w:noProof/>
          <w:color w:val="2B579A"/>
          <w:shd w:val="clear" w:color="auto" w:fill="E6E6E6"/>
        </w:rPr>
        <w:drawing>
          <wp:inline distT="0" distB="0" distL="0" distR="0" wp14:anchorId="5AD4AFD7" wp14:editId="2C6AC457">
            <wp:extent cx="4589780" cy="404495"/>
            <wp:effectExtent l="0" t="0" r="1270" b="0"/>
            <wp:docPr id="1" name="Picture 1" descr="kccsigl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ccsigl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589780" cy="404495"/>
                    </a:xfrm>
                    <a:prstGeom prst="rect">
                      <a:avLst/>
                    </a:prstGeom>
                    <a:noFill/>
                    <a:ln>
                      <a:noFill/>
                    </a:ln>
                  </pic:spPr>
                </pic:pic>
              </a:graphicData>
            </a:graphic>
          </wp:inline>
        </w:drawing>
      </w:r>
      <w:r w:rsidRPr="00CB53F2">
        <w:rPr>
          <w:rFonts w:ascii="Calibri" w:eastAsia="Times New Roman" w:hAnsi="Calibri" w:cs="Calibri"/>
          <w:lang w:eastAsia="en-US"/>
        </w:rPr>
        <w:t> </w:t>
      </w:r>
    </w:p>
    <w:sdt>
      <w:sdtPr>
        <w:rPr>
          <w:rFonts w:asciiTheme="minorHAnsi" w:eastAsiaTheme="minorEastAsia" w:hAnsiTheme="minorHAnsi" w:cstheme="minorBidi"/>
          <w:color w:val="auto"/>
          <w:sz w:val="22"/>
          <w:szCs w:val="22"/>
          <w:lang w:val="en-IN"/>
        </w:rPr>
        <w:id w:val="797660645"/>
        <w:docPartObj>
          <w:docPartGallery w:val="Table of Contents"/>
          <w:docPartUnique/>
        </w:docPartObj>
      </w:sdtPr>
      <w:sdtEndPr/>
      <w:sdtContent>
        <w:p w14:paraId="5F8D554E" w14:textId="77777777" w:rsidR="00C5403D" w:rsidRDefault="00C5403D" w:rsidP="00C5403D">
          <w:pPr>
            <w:pStyle w:val="TOCHeading"/>
          </w:pPr>
          <w:r>
            <w:t>Contents</w:t>
          </w:r>
        </w:p>
        <w:p w14:paraId="523E198A" w14:textId="1B66E318" w:rsidR="00C5403D" w:rsidRDefault="00C5403D" w:rsidP="3EC53F04">
          <w:pPr>
            <w:pStyle w:val="TOC1"/>
            <w:tabs>
              <w:tab w:val="right" w:leader="dot" w:pos="10785"/>
            </w:tabs>
            <w:rPr>
              <w:rStyle w:val="Hyperlink"/>
              <w:noProof/>
              <w:kern w:val="2"/>
              <w:lang w:val="en-US"/>
              <w14:ligatures w14:val="standardContextual"/>
            </w:rPr>
          </w:pPr>
          <w:r>
            <w:fldChar w:fldCharType="begin"/>
          </w:r>
          <w:r>
            <w:instrText>TOC \o "1-3" \z \u \h</w:instrText>
          </w:r>
          <w:r>
            <w:fldChar w:fldCharType="separate"/>
          </w:r>
          <w:hyperlink w:anchor="_Toc659028109">
            <w:r w:rsidR="3EC53F04" w:rsidRPr="3EC53F04">
              <w:rPr>
                <w:rStyle w:val="Hyperlink"/>
              </w:rPr>
              <w:t>About the Development Checklist</w:t>
            </w:r>
            <w:r>
              <w:tab/>
            </w:r>
            <w:r>
              <w:fldChar w:fldCharType="begin"/>
            </w:r>
            <w:r>
              <w:instrText>PAGEREF _Toc659028109 \h</w:instrText>
            </w:r>
            <w:r>
              <w:fldChar w:fldCharType="separate"/>
            </w:r>
            <w:r w:rsidR="3EC53F04" w:rsidRPr="3EC53F04">
              <w:rPr>
                <w:rStyle w:val="Hyperlink"/>
              </w:rPr>
              <w:t>1</w:t>
            </w:r>
            <w:r>
              <w:fldChar w:fldCharType="end"/>
            </w:r>
          </w:hyperlink>
        </w:p>
        <w:p w14:paraId="33669E79" w14:textId="4FA2C5EC" w:rsidR="00C5403D" w:rsidRDefault="3EC53F04" w:rsidP="3EC53F04">
          <w:pPr>
            <w:pStyle w:val="TOC1"/>
            <w:tabs>
              <w:tab w:val="right" w:leader="dot" w:pos="10785"/>
            </w:tabs>
            <w:rPr>
              <w:rStyle w:val="Hyperlink"/>
              <w:noProof/>
              <w:kern w:val="2"/>
              <w:lang w:val="en-US"/>
              <w14:ligatures w14:val="standardContextual"/>
            </w:rPr>
          </w:pPr>
          <w:hyperlink w:anchor="_Toc59463662">
            <w:r w:rsidRPr="3EC53F04">
              <w:rPr>
                <w:rStyle w:val="Hyperlink"/>
              </w:rPr>
              <w:t>Data/Semantic Model Best Practices</w:t>
            </w:r>
            <w:r w:rsidR="00C5403D">
              <w:tab/>
            </w:r>
            <w:r w:rsidR="00C5403D">
              <w:fldChar w:fldCharType="begin"/>
            </w:r>
            <w:r w:rsidR="00C5403D">
              <w:instrText>PAGEREF _Toc59463662 \h</w:instrText>
            </w:r>
            <w:r w:rsidR="00C5403D">
              <w:fldChar w:fldCharType="separate"/>
            </w:r>
            <w:r w:rsidRPr="3EC53F04">
              <w:rPr>
                <w:rStyle w:val="Hyperlink"/>
              </w:rPr>
              <w:t>1</w:t>
            </w:r>
            <w:r w:rsidR="00C5403D">
              <w:fldChar w:fldCharType="end"/>
            </w:r>
          </w:hyperlink>
        </w:p>
        <w:p w14:paraId="02DA4B8C" w14:textId="3C810E3F" w:rsidR="00C5403D" w:rsidRDefault="3EC53F04" w:rsidP="3EC53F04">
          <w:pPr>
            <w:pStyle w:val="TOC1"/>
            <w:tabs>
              <w:tab w:val="right" w:leader="dot" w:pos="10785"/>
            </w:tabs>
            <w:rPr>
              <w:rStyle w:val="Hyperlink"/>
              <w:noProof/>
              <w:kern w:val="2"/>
              <w:lang w:val="en-US"/>
              <w14:ligatures w14:val="standardContextual"/>
            </w:rPr>
          </w:pPr>
          <w:hyperlink w:anchor="_Toc2079342408">
            <w:r w:rsidRPr="3EC53F04">
              <w:rPr>
                <w:rStyle w:val="Hyperlink"/>
              </w:rPr>
              <w:t>Power Query</w:t>
            </w:r>
            <w:r w:rsidR="00C5403D">
              <w:tab/>
            </w:r>
            <w:r w:rsidR="00C5403D">
              <w:fldChar w:fldCharType="begin"/>
            </w:r>
            <w:r w:rsidR="00C5403D">
              <w:instrText>PAGEREF _Toc2079342408 \h</w:instrText>
            </w:r>
            <w:r w:rsidR="00C5403D">
              <w:fldChar w:fldCharType="separate"/>
            </w:r>
            <w:r w:rsidRPr="3EC53F04">
              <w:rPr>
                <w:rStyle w:val="Hyperlink"/>
              </w:rPr>
              <w:t>4</w:t>
            </w:r>
            <w:r w:rsidR="00C5403D">
              <w:fldChar w:fldCharType="end"/>
            </w:r>
          </w:hyperlink>
        </w:p>
        <w:p w14:paraId="0B90E732" w14:textId="3431EBEB" w:rsidR="00C5403D" w:rsidRDefault="3EC53F04" w:rsidP="3EC53F04">
          <w:pPr>
            <w:pStyle w:val="TOC1"/>
            <w:tabs>
              <w:tab w:val="right" w:leader="dot" w:pos="10785"/>
            </w:tabs>
            <w:rPr>
              <w:rStyle w:val="Hyperlink"/>
              <w:noProof/>
              <w:kern w:val="2"/>
              <w:lang w:val="en-US"/>
              <w14:ligatures w14:val="standardContextual"/>
            </w:rPr>
          </w:pPr>
          <w:hyperlink w:anchor="_Toc749660221">
            <w:r w:rsidRPr="3EC53F04">
              <w:rPr>
                <w:rStyle w:val="Hyperlink"/>
              </w:rPr>
              <w:t>Performance</w:t>
            </w:r>
            <w:r w:rsidR="00C5403D">
              <w:tab/>
            </w:r>
            <w:r w:rsidR="00C5403D">
              <w:fldChar w:fldCharType="begin"/>
            </w:r>
            <w:r w:rsidR="00C5403D">
              <w:instrText>PAGEREF _Toc749660221 \h</w:instrText>
            </w:r>
            <w:r w:rsidR="00C5403D">
              <w:fldChar w:fldCharType="separate"/>
            </w:r>
            <w:r w:rsidRPr="3EC53F04">
              <w:rPr>
                <w:rStyle w:val="Hyperlink"/>
              </w:rPr>
              <w:t>5</w:t>
            </w:r>
            <w:r w:rsidR="00C5403D">
              <w:fldChar w:fldCharType="end"/>
            </w:r>
          </w:hyperlink>
        </w:p>
        <w:p w14:paraId="51021885" w14:textId="6E9B33CE" w:rsidR="00C5403D" w:rsidRDefault="3EC53F04" w:rsidP="3EC53F04">
          <w:pPr>
            <w:pStyle w:val="TOC1"/>
            <w:tabs>
              <w:tab w:val="right" w:leader="dot" w:pos="10785"/>
            </w:tabs>
            <w:rPr>
              <w:rStyle w:val="Hyperlink"/>
              <w:noProof/>
              <w:kern w:val="2"/>
              <w:lang w:val="en-US"/>
              <w14:ligatures w14:val="standardContextual"/>
            </w:rPr>
          </w:pPr>
          <w:hyperlink w:anchor="_Toc1706548047">
            <w:r w:rsidRPr="3EC53F04">
              <w:rPr>
                <w:rStyle w:val="Hyperlink"/>
              </w:rPr>
              <w:t>Data Visualization Best Practices</w:t>
            </w:r>
            <w:r w:rsidR="00C5403D">
              <w:tab/>
            </w:r>
            <w:r w:rsidR="00C5403D">
              <w:fldChar w:fldCharType="begin"/>
            </w:r>
            <w:r w:rsidR="00C5403D">
              <w:instrText>PAGEREF _Toc1706548047 \h</w:instrText>
            </w:r>
            <w:r w:rsidR="00C5403D">
              <w:fldChar w:fldCharType="separate"/>
            </w:r>
            <w:r w:rsidRPr="3EC53F04">
              <w:rPr>
                <w:rStyle w:val="Hyperlink"/>
              </w:rPr>
              <w:t>5</w:t>
            </w:r>
            <w:r w:rsidR="00C5403D">
              <w:fldChar w:fldCharType="end"/>
            </w:r>
          </w:hyperlink>
        </w:p>
        <w:p w14:paraId="58738F5B" w14:textId="6E0A0373" w:rsidR="00C5403D" w:rsidRDefault="3EC53F04" w:rsidP="3EC53F04">
          <w:pPr>
            <w:pStyle w:val="TOC1"/>
            <w:tabs>
              <w:tab w:val="right" w:leader="dot" w:pos="10785"/>
            </w:tabs>
            <w:rPr>
              <w:rStyle w:val="Hyperlink"/>
              <w:noProof/>
              <w:kern w:val="2"/>
              <w:lang w:val="en-US"/>
              <w14:ligatures w14:val="standardContextual"/>
            </w:rPr>
          </w:pPr>
          <w:hyperlink w:anchor="_Toc1355827296">
            <w:r w:rsidRPr="3EC53F04">
              <w:rPr>
                <w:rStyle w:val="Hyperlink"/>
              </w:rPr>
              <w:t>DAX Best Practices</w:t>
            </w:r>
            <w:r w:rsidR="00C5403D">
              <w:tab/>
            </w:r>
            <w:r w:rsidR="00C5403D">
              <w:fldChar w:fldCharType="begin"/>
            </w:r>
            <w:r w:rsidR="00C5403D">
              <w:instrText>PAGEREF _Toc1355827296 \h</w:instrText>
            </w:r>
            <w:r w:rsidR="00C5403D">
              <w:fldChar w:fldCharType="separate"/>
            </w:r>
            <w:r w:rsidRPr="3EC53F04">
              <w:rPr>
                <w:rStyle w:val="Hyperlink"/>
              </w:rPr>
              <w:t>7</w:t>
            </w:r>
            <w:r w:rsidR="00C5403D">
              <w:fldChar w:fldCharType="end"/>
            </w:r>
          </w:hyperlink>
        </w:p>
        <w:p w14:paraId="644F79F0" w14:textId="7565CEFC" w:rsidR="00C5403D" w:rsidRDefault="3EC53F04" w:rsidP="3EC53F04">
          <w:pPr>
            <w:pStyle w:val="TOC1"/>
            <w:tabs>
              <w:tab w:val="right" w:leader="dot" w:pos="10785"/>
            </w:tabs>
            <w:rPr>
              <w:rStyle w:val="Hyperlink"/>
              <w:noProof/>
              <w:kern w:val="2"/>
              <w:lang w:val="en-US"/>
              <w14:ligatures w14:val="standardContextual"/>
            </w:rPr>
          </w:pPr>
          <w:hyperlink w:anchor="_Toc1440456113">
            <w:r w:rsidRPr="3EC53F04">
              <w:rPr>
                <w:rStyle w:val="Hyperlink"/>
              </w:rPr>
              <w:t>Deployment (Optional)</w:t>
            </w:r>
            <w:r w:rsidR="00C5403D">
              <w:tab/>
            </w:r>
            <w:r w:rsidR="00C5403D">
              <w:fldChar w:fldCharType="begin"/>
            </w:r>
            <w:r w:rsidR="00C5403D">
              <w:instrText>PAGEREF _Toc1440456113 \h</w:instrText>
            </w:r>
            <w:r w:rsidR="00C5403D">
              <w:fldChar w:fldCharType="separate"/>
            </w:r>
            <w:r w:rsidRPr="3EC53F04">
              <w:rPr>
                <w:rStyle w:val="Hyperlink"/>
              </w:rPr>
              <w:t>9</w:t>
            </w:r>
            <w:r w:rsidR="00C5403D">
              <w:fldChar w:fldCharType="end"/>
            </w:r>
          </w:hyperlink>
          <w:r w:rsidR="00C5403D">
            <w:fldChar w:fldCharType="end"/>
          </w:r>
        </w:p>
      </w:sdtContent>
    </w:sdt>
    <w:p w14:paraId="2C78F007" w14:textId="5805CAE5" w:rsidR="00C5403D" w:rsidRDefault="00C5403D" w:rsidP="00C5403D">
      <w:pPr>
        <w:pStyle w:val="TOC1"/>
        <w:tabs>
          <w:tab w:val="right" w:leader="dot" w:pos="10800"/>
        </w:tabs>
        <w:rPr>
          <w:rStyle w:val="Hyperlink"/>
        </w:rPr>
      </w:pPr>
    </w:p>
    <w:p w14:paraId="369D1855" w14:textId="77777777" w:rsidR="00C5403D" w:rsidRDefault="00C5403D" w:rsidP="00C5403D"/>
    <w:p w14:paraId="43BB3BE9" w14:textId="77777777" w:rsidR="00C5403D" w:rsidRDefault="00C5403D" w:rsidP="00C5403D">
      <w:pPr>
        <w:pStyle w:val="Heading1"/>
      </w:pPr>
      <w:bookmarkStart w:id="0" w:name="_Toc659028109"/>
      <w:r>
        <w:t>About the Development Checklist</w:t>
      </w:r>
      <w:bookmarkEnd w:id="0"/>
    </w:p>
    <w:p w14:paraId="00F63AFB" w14:textId="77777777" w:rsidR="00C5403D" w:rsidRDefault="00C5403D" w:rsidP="00C5403D">
      <w:pPr>
        <w:rPr>
          <w:rFonts w:ascii="Calibri" w:eastAsia="Calibri" w:hAnsi="Calibri" w:cs="Calibri"/>
        </w:rPr>
      </w:pPr>
      <w:r w:rsidRPr="581F0915">
        <w:rPr>
          <w:rFonts w:ascii="Calibri" w:eastAsia="Calibri" w:hAnsi="Calibri" w:cs="Calibri"/>
          <w:color w:val="000000" w:themeColor="text1"/>
        </w:rPr>
        <w:t>A summary checklist for developers to verify and ensure reports readiness before deploying to end users or requesting transport to “Certified”.  Also suggested for after deployment housekeeping activity reminder.</w:t>
      </w:r>
    </w:p>
    <w:p w14:paraId="014160CA" w14:textId="77777777" w:rsidR="00C5403D" w:rsidRDefault="00C5403D" w:rsidP="00C5403D">
      <w:r>
        <w:br w:type="page"/>
      </w:r>
    </w:p>
    <w:p w14:paraId="442AE24D" w14:textId="77777777" w:rsidR="00C5403D" w:rsidRDefault="00C5403D" w:rsidP="00C5403D">
      <w:pPr>
        <w:pStyle w:val="Heading1"/>
      </w:pPr>
      <w:bookmarkStart w:id="1" w:name="_Toc59463662"/>
      <w:r>
        <w:lastRenderedPageBreak/>
        <w:t>Data/Semantic Model Best Practices</w:t>
      </w:r>
      <w:bookmarkEnd w:id="1"/>
    </w:p>
    <w:tbl>
      <w:tblPr>
        <w:tblW w:w="10912" w:type="dxa"/>
        <w:tblLook w:val="04A0" w:firstRow="1" w:lastRow="0" w:firstColumn="1" w:lastColumn="0" w:noHBand="0" w:noVBand="1"/>
      </w:tblPr>
      <w:tblGrid>
        <w:gridCol w:w="525"/>
        <w:gridCol w:w="7890"/>
        <w:gridCol w:w="1310"/>
        <w:gridCol w:w="1187"/>
      </w:tblGrid>
      <w:tr w:rsidR="00C5403D" w:rsidRPr="00E1509D" w14:paraId="1AB85409" w14:textId="77777777" w:rsidTr="580B7865">
        <w:trPr>
          <w:trHeight w:val="345"/>
        </w:trPr>
        <w:tc>
          <w:tcPr>
            <w:tcW w:w="52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C387CCC" w14:textId="77777777" w:rsidR="00C5403D" w:rsidRDefault="00C5403D" w:rsidP="00EC650F">
            <w:pPr>
              <w:spacing w:line="240" w:lineRule="auto"/>
              <w:jc w:val="right"/>
              <w:rPr>
                <w:rFonts w:ascii="Calibri" w:eastAsia="Times New Roman" w:hAnsi="Calibri" w:cs="Calibri"/>
                <w:color w:val="FFFFFF" w:themeColor="background1"/>
                <w:lang w:val="en-IN" w:eastAsia="en-US"/>
              </w:rPr>
            </w:pPr>
            <w:r w:rsidRPr="581F0915">
              <w:rPr>
                <w:rFonts w:ascii="Calibri" w:eastAsia="Times New Roman" w:hAnsi="Calibri" w:cs="Calibri"/>
                <w:color w:val="FFFFFF" w:themeColor="background1"/>
                <w:lang w:val="en-IN" w:eastAsia="en-US"/>
              </w:rPr>
              <w:t>#</w:t>
            </w:r>
          </w:p>
        </w:tc>
        <w:tc>
          <w:tcPr>
            <w:tcW w:w="789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5E188103" w14:textId="77777777" w:rsidR="00C5403D" w:rsidRPr="00E1509D" w:rsidRDefault="00C5403D" w:rsidP="00EC650F">
            <w:pPr>
              <w:spacing w:after="0" w:line="240" w:lineRule="auto"/>
              <w:rPr>
                <w:rFonts w:ascii="Calibri" w:eastAsia="Times New Roman" w:hAnsi="Calibri" w:cs="Calibri"/>
                <w:color w:val="FFFFFF"/>
                <w:lang w:eastAsia="en-US"/>
              </w:rPr>
            </w:pPr>
            <w:r w:rsidRPr="00E1509D">
              <w:rPr>
                <w:rFonts w:ascii="Calibri" w:eastAsia="Times New Roman" w:hAnsi="Calibri" w:cs="Calibri"/>
                <w:color w:val="FFFFFF"/>
                <w:lang w:val="en-IN" w:eastAsia="en-US"/>
              </w:rPr>
              <w:t>Item</w:t>
            </w:r>
          </w:p>
        </w:tc>
        <w:tc>
          <w:tcPr>
            <w:tcW w:w="1310" w:type="dxa"/>
            <w:tcBorders>
              <w:top w:val="single" w:sz="4" w:space="0" w:color="auto"/>
              <w:left w:val="nil"/>
              <w:bottom w:val="single" w:sz="4" w:space="0" w:color="auto"/>
              <w:right w:val="single" w:sz="4" w:space="0" w:color="auto"/>
            </w:tcBorders>
            <w:shd w:val="clear" w:color="auto" w:fill="000000" w:themeFill="text1"/>
            <w:vAlign w:val="center"/>
            <w:hideMark/>
          </w:tcPr>
          <w:p w14:paraId="6D1A474C" w14:textId="77777777" w:rsidR="00C5403D" w:rsidRPr="00E1509D" w:rsidRDefault="00C5403D" w:rsidP="00EC650F">
            <w:pPr>
              <w:spacing w:after="0" w:line="240" w:lineRule="auto"/>
              <w:rPr>
                <w:rFonts w:ascii="Segoe UI Symbol" w:eastAsia="Times New Roman" w:hAnsi="Segoe UI Symbol" w:cs="Calibri"/>
                <w:color w:val="FFFFFF"/>
                <w:lang w:eastAsia="en-US"/>
              </w:rPr>
            </w:pPr>
            <w:r w:rsidRPr="00E1509D">
              <w:rPr>
                <w:rFonts w:ascii="Segoe UI Symbol" w:eastAsia="Times New Roman" w:hAnsi="Segoe UI Symbol" w:cs="Calibri"/>
                <w:color w:val="FFFFFF"/>
                <w:lang w:eastAsia="en-US"/>
              </w:rPr>
              <w:t>✔</w:t>
            </w:r>
            <w:r w:rsidRPr="00E1509D">
              <w:rPr>
                <w:rFonts w:ascii="Calibri" w:eastAsia="Times New Roman" w:hAnsi="Calibri" w:cs="Calibri"/>
                <w:color w:val="FFFFFF"/>
                <w:lang w:eastAsia="en-US"/>
              </w:rPr>
              <w:t xml:space="preserve">️/ </w:t>
            </w:r>
            <w:r w:rsidRPr="00E1509D">
              <w:rPr>
                <w:rFonts w:ascii="Segoe UI Emoji" w:eastAsia="Times New Roman" w:hAnsi="Segoe UI Emoji" w:cs="Calibri"/>
                <w:color w:val="FFFFFF"/>
                <w:lang w:eastAsia="en-US"/>
              </w:rPr>
              <w:t>❌</w:t>
            </w:r>
            <w:r w:rsidRPr="00E1509D">
              <w:rPr>
                <w:rFonts w:ascii="Calibri" w:eastAsia="Times New Roman" w:hAnsi="Calibri" w:cs="Calibri"/>
                <w:color w:val="FFFFFF"/>
                <w:lang w:eastAsia="en-US"/>
              </w:rPr>
              <w:t>/ NA</w:t>
            </w:r>
          </w:p>
        </w:tc>
        <w:tc>
          <w:tcPr>
            <w:tcW w:w="1187" w:type="dxa"/>
            <w:tcBorders>
              <w:top w:val="single" w:sz="4" w:space="0" w:color="auto"/>
              <w:left w:val="nil"/>
              <w:bottom w:val="single" w:sz="4" w:space="0" w:color="auto"/>
              <w:right w:val="single" w:sz="4" w:space="0" w:color="auto"/>
            </w:tcBorders>
            <w:shd w:val="clear" w:color="auto" w:fill="000000" w:themeFill="text1"/>
            <w:vAlign w:val="center"/>
            <w:hideMark/>
          </w:tcPr>
          <w:p w14:paraId="242E2E70" w14:textId="77777777" w:rsidR="00C5403D" w:rsidRPr="00E1509D" w:rsidRDefault="00C5403D" w:rsidP="00EC650F">
            <w:pPr>
              <w:spacing w:after="0" w:line="240" w:lineRule="auto"/>
              <w:rPr>
                <w:rFonts w:ascii="Calibri" w:eastAsia="Times New Roman" w:hAnsi="Calibri" w:cs="Calibri"/>
                <w:color w:val="D0D0D0"/>
                <w:lang w:eastAsia="en-US"/>
              </w:rPr>
            </w:pPr>
            <w:r w:rsidRPr="0D3CB2C6">
              <w:rPr>
                <w:rFonts w:ascii="Calibri" w:eastAsia="Times New Roman" w:hAnsi="Calibri" w:cs="Calibri"/>
                <w:color w:val="D0D0D0"/>
                <w:lang w:val="en-IN" w:eastAsia="en-US"/>
              </w:rPr>
              <w:t>&lt;&lt;Date&gt;&gt;</w:t>
            </w:r>
          </w:p>
        </w:tc>
      </w:tr>
      <w:tr w:rsidR="00C5403D" w:rsidRPr="00E1509D" w14:paraId="75D35F98" w14:textId="77777777" w:rsidTr="580B7865">
        <w:trPr>
          <w:trHeight w:val="287"/>
        </w:trPr>
        <w:tc>
          <w:tcPr>
            <w:tcW w:w="525" w:type="dxa"/>
            <w:tcBorders>
              <w:top w:val="nil"/>
              <w:left w:val="single" w:sz="4" w:space="0" w:color="auto"/>
              <w:bottom w:val="single" w:sz="4" w:space="0" w:color="auto"/>
              <w:right w:val="single" w:sz="4" w:space="0" w:color="auto"/>
            </w:tcBorders>
            <w:vAlign w:val="center"/>
          </w:tcPr>
          <w:p w14:paraId="2C7C8C7A" w14:textId="77777777" w:rsidR="00C5403D" w:rsidRDefault="00C5403D" w:rsidP="00C5403D">
            <w:pPr>
              <w:pStyle w:val="NoSpacing"/>
              <w:jc w:val="center"/>
              <w:rPr>
                <w:lang w:val="en-IN" w:eastAsia="en-US"/>
              </w:rPr>
            </w:pPr>
            <w:r w:rsidRPr="581F0915">
              <w:rPr>
                <w:lang w:val="en-IN" w:eastAsia="en-US"/>
              </w:rPr>
              <w:t>1</w:t>
            </w:r>
          </w:p>
        </w:tc>
        <w:tc>
          <w:tcPr>
            <w:tcW w:w="7890" w:type="dxa"/>
            <w:tcBorders>
              <w:top w:val="nil"/>
              <w:left w:val="single" w:sz="4" w:space="0" w:color="auto"/>
              <w:bottom w:val="single" w:sz="4" w:space="0" w:color="auto"/>
              <w:right w:val="single" w:sz="4" w:space="0" w:color="auto"/>
            </w:tcBorders>
            <w:vAlign w:val="center"/>
            <w:hideMark/>
          </w:tcPr>
          <w:p w14:paraId="4125E86E" w14:textId="77777777" w:rsidR="00C5403D" w:rsidRPr="00E1509D" w:rsidRDefault="00C5403D" w:rsidP="00EC650F">
            <w:pPr>
              <w:pStyle w:val="NoSpacing"/>
              <w:rPr>
                <w:lang w:val="en-IN" w:eastAsia="en-US"/>
              </w:rPr>
            </w:pPr>
            <w:r w:rsidRPr="0E8257F5">
              <w:rPr>
                <w:lang w:val="en-IN" w:eastAsia="en-US"/>
              </w:rPr>
              <w:t>Are all dimensional tables in either Dual or Import for performance?</w:t>
            </w:r>
          </w:p>
        </w:tc>
        <w:tc>
          <w:tcPr>
            <w:tcW w:w="1310" w:type="dxa"/>
            <w:tcBorders>
              <w:top w:val="nil"/>
              <w:left w:val="nil"/>
              <w:bottom w:val="single" w:sz="4" w:space="0" w:color="auto"/>
              <w:right w:val="single" w:sz="4" w:space="0" w:color="auto"/>
            </w:tcBorders>
            <w:vAlign w:val="center"/>
            <w:hideMark/>
          </w:tcPr>
          <w:p w14:paraId="6652A212" w14:textId="77777777" w:rsidR="00C5403D" w:rsidRPr="00E1509D" w:rsidRDefault="00C5403D" w:rsidP="00EC650F">
            <w:pPr>
              <w:pStyle w:val="NoSpacing"/>
              <w:rPr>
                <w:rFonts w:eastAsia="Times New Roman"/>
                <w:lang w:eastAsia="en-US"/>
              </w:rPr>
            </w:pPr>
            <w:r w:rsidRPr="00E1509D">
              <w:rPr>
                <w:lang w:eastAsia="en-US"/>
              </w:rPr>
              <w:t> </w:t>
            </w:r>
          </w:p>
        </w:tc>
        <w:tc>
          <w:tcPr>
            <w:tcW w:w="1187" w:type="dxa"/>
            <w:tcBorders>
              <w:top w:val="nil"/>
              <w:left w:val="nil"/>
              <w:bottom w:val="single" w:sz="4" w:space="0" w:color="auto"/>
              <w:right w:val="single" w:sz="4" w:space="0" w:color="auto"/>
            </w:tcBorders>
            <w:vAlign w:val="center"/>
            <w:hideMark/>
          </w:tcPr>
          <w:p w14:paraId="0B206BC7" w14:textId="77777777" w:rsidR="00C5403D" w:rsidRPr="00E1509D" w:rsidRDefault="00C5403D" w:rsidP="00EC650F">
            <w:pPr>
              <w:pStyle w:val="NoSpacing"/>
              <w:rPr>
                <w:rFonts w:eastAsia="Times New Roman"/>
                <w:lang w:eastAsia="en-US"/>
              </w:rPr>
            </w:pPr>
            <w:r w:rsidRPr="00E1509D">
              <w:rPr>
                <w:lang w:eastAsia="en-US"/>
              </w:rPr>
              <w:t> </w:t>
            </w:r>
          </w:p>
        </w:tc>
      </w:tr>
      <w:tr w:rsidR="00C5403D" w:rsidRPr="00E1509D" w14:paraId="32B3330B" w14:textId="77777777" w:rsidTr="580B7865">
        <w:trPr>
          <w:trHeight w:val="300"/>
        </w:trPr>
        <w:tc>
          <w:tcPr>
            <w:tcW w:w="525" w:type="dxa"/>
            <w:tcBorders>
              <w:top w:val="nil"/>
              <w:left w:val="single" w:sz="4" w:space="0" w:color="auto"/>
              <w:bottom w:val="single" w:sz="4" w:space="0" w:color="auto"/>
              <w:right w:val="single" w:sz="4" w:space="0" w:color="auto"/>
            </w:tcBorders>
            <w:vAlign w:val="center"/>
          </w:tcPr>
          <w:p w14:paraId="49075429" w14:textId="77777777" w:rsidR="00C5403D" w:rsidRDefault="00C5403D" w:rsidP="00C5403D">
            <w:pPr>
              <w:pStyle w:val="NoSpacing"/>
              <w:jc w:val="center"/>
              <w:rPr>
                <w:rFonts w:eastAsia="Times New Roman"/>
                <w:lang w:val="en-IN" w:eastAsia="en-US"/>
              </w:rPr>
            </w:pPr>
            <w:r w:rsidRPr="581F0915">
              <w:rPr>
                <w:rFonts w:eastAsia="Times New Roman"/>
                <w:lang w:val="en-IN" w:eastAsia="en-US"/>
              </w:rPr>
              <w:t>2</w:t>
            </w:r>
          </w:p>
        </w:tc>
        <w:tc>
          <w:tcPr>
            <w:tcW w:w="7890" w:type="dxa"/>
            <w:tcBorders>
              <w:top w:val="nil"/>
              <w:left w:val="single" w:sz="4" w:space="0" w:color="auto"/>
              <w:bottom w:val="single" w:sz="4" w:space="0" w:color="auto"/>
              <w:right w:val="single" w:sz="4" w:space="0" w:color="auto"/>
            </w:tcBorders>
            <w:vAlign w:val="center"/>
            <w:hideMark/>
          </w:tcPr>
          <w:p w14:paraId="3934922B" w14:textId="77777777" w:rsidR="00C5403D" w:rsidRPr="00E1509D" w:rsidRDefault="00C5403D" w:rsidP="00EC650F">
            <w:pPr>
              <w:pStyle w:val="NoSpacing"/>
              <w:rPr>
                <w:lang w:eastAsia="en-US"/>
              </w:rPr>
            </w:pPr>
            <w:r w:rsidRPr="00E1509D">
              <w:rPr>
                <w:rFonts w:eastAsia="Times New Roman"/>
                <w:lang w:val="en-IN" w:eastAsia="en-US"/>
              </w:rPr>
              <w:t xml:space="preserve">Does the Power BI import model follow a </w:t>
            </w:r>
            <w:hyperlink r:id="rId12" w:history="1">
              <w:r w:rsidRPr="00996898">
                <w:rPr>
                  <w:rStyle w:val="Hyperlink"/>
                  <w:rFonts w:ascii="Calibri" w:eastAsia="Times New Roman" w:hAnsi="Calibri" w:cs="Calibri"/>
                  <w:lang w:val="en-IN" w:eastAsia="en-US"/>
                </w:rPr>
                <w:t>s</w:t>
              </w:r>
              <w:r w:rsidRPr="00E1509D">
                <w:rPr>
                  <w:rStyle w:val="Hyperlink"/>
                  <w:rFonts w:ascii="Calibri" w:eastAsia="Times New Roman" w:hAnsi="Calibri" w:cs="Calibri"/>
                  <w:lang w:val="en-IN" w:eastAsia="en-US"/>
                </w:rPr>
                <w:t>tar schema</w:t>
              </w:r>
            </w:hyperlink>
            <w:r w:rsidRPr="00E1509D">
              <w:rPr>
                <w:rFonts w:eastAsia="Times New Roman"/>
                <w:lang w:val="en-IN" w:eastAsia="en-US"/>
              </w:rPr>
              <w:t>?</w:t>
            </w:r>
          </w:p>
        </w:tc>
        <w:tc>
          <w:tcPr>
            <w:tcW w:w="1310" w:type="dxa"/>
            <w:tcBorders>
              <w:top w:val="nil"/>
              <w:left w:val="nil"/>
              <w:bottom w:val="single" w:sz="4" w:space="0" w:color="auto"/>
              <w:right w:val="single" w:sz="4" w:space="0" w:color="auto"/>
            </w:tcBorders>
            <w:vAlign w:val="center"/>
            <w:hideMark/>
          </w:tcPr>
          <w:p w14:paraId="30D85D54"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778133F5"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rsidRPr="00E1509D" w14:paraId="15BE35C1" w14:textId="77777777" w:rsidTr="580B7865">
        <w:trPr>
          <w:trHeight w:val="377"/>
        </w:trPr>
        <w:tc>
          <w:tcPr>
            <w:tcW w:w="525" w:type="dxa"/>
            <w:tcBorders>
              <w:top w:val="nil"/>
              <w:left w:val="single" w:sz="4" w:space="0" w:color="auto"/>
              <w:bottom w:val="single" w:sz="4" w:space="0" w:color="auto"/>
              <w:right w:val="single" w:sz="4" w:space="0" w:color="auto"/>
            </w:tcBorders>
            <w:vAlign w:val="center"/>
          </w:tcPr>
          <w:p w14:paraId="1FB9FC59" w14:textId="77777777" w:rsidR="00C5403D" w:rsidRDefault="00C5403D" w:rsidP="00C5403D">
            <w:pPr>
              <w:pStyle w:val="NoSpacing"/>
              <w:jc w:val="center"/>
              <w:rPr>
                <w:lang w:val="en-IN" w:eastAsia="en-US"/>
              </w:rPr>
            </w:pPr>
            <w:r w:rsidRPr="581F0915">
              <w:rPr>
                <w:lang w:val="en-IN" w:eastAsia="en-US"/>
              </w:rPr>
              <w:t>3</w:t>
            </w:r>
          </w:p>
        </w:tc>
        <w:tc>
          <w:tcPr>
            <w:tcW w:w="7890" w:type="dxa"/>
            <w:tcBorders>
              <w:top w:val="nil"/>
              <w:left w:val="single" w:sz="4" w:space="0" w:color="auto"/>
              <w:bottom w:val="single" w:sz="4" w:space="0" w:color="auto"/>
              <w:right w:val="single" w:sz="4" w:space="0" w:color="auto"/>
            </w:tcBorders>
            <w:vAlign w:val="center"/>
            <w:hideMark/>
          </w:tcPr>
          <w:p w14:paraId="3D12A385" w14:textId="77777777" w:rsidR="00C5403D" w:rsidRPr="00E1509D" w:rsidRDefault="00C5403D" w:rsidP="00EC650F">
            <w:pPr>
              <w:pStyle w:val="NoSpacing"/>
              <w:rPr>
                <w:lang w:val="en-IN" w:eastAsia="en-US"/>
              </w:rPr>
            </w:pPr>
            <w:r w:rsidRPr="00E1509D">
              <w:rPr>
                <w:lang w:val="en-IN" w:eastAsia="en-US"/>
              </w:rPr>
              <w:t xml:space="preserve">Does the Power BI model use only unidirectional relationships? Reference: </w:t>
            </w:r>
            <w:hyperlink r:id="rId13" w:history="1">
              <w:r w:rsidRPr="00E1509D">
                <w:rPr>
                  <w:rStyle w:val="Hyperlink"/>
                  <w:rFonts w:ascii="Calibri" w:eastAsia="Calibri" w:hAnsi="Calibri" w:cs="Calibri"/>
                  <w:lang w:val="en-IN" w:eastAsia="en-US"/>
                </w:rPr>
                <w:t>Power BI Best Practices (sharepoint.com)</w:t>
              </w:r>
            </w:hyperlink>
          </w:p>
        </w:tc>
        <w:tc>
          <w:tcPr>
            <w:tcW w:w="1310" w:type="dxa"/>
            <w:tcBorders>
              <w:top w:val="nil"/>
              <w:left w:val="nil"/>
              <w:bottom w:val="single" w:sz="4" w:space="0" w:color="auto"/>
              <w:right w:val="single" w:sz="4" w:space="0" w:color="auto"/>
            </w:tcBorders>
            <w:vAlign w:val="center"/>
            <w:hideMark/>
          </w:tcPr>
          <w:p w14:paraId="0F180035" w14:textId="77777777" w:rsidR="00C5403D" w:rsidRPr="00E1509D" w:rsidRDefault="00C5403D" w:rsidP="00EC650F">
            <w:pPr>
              <w:pStyle w:val="NoSpacing"/>
              <w:rPr>
                <w:lang w:val="en-IN" w:eastAsia="en-US"/>
              </w:rPr>
            </w:pPr>
            <w:r w:rsidRPr="00E1509D">
              <w:rPr>
                <w:lang w:val="en-IN" w:eastAsia="en-US"/>
              </w:rPr>
              <w:t xml:space="preserve"> </w:t>
            </w:r>
          </w:p>
        </w:tc>
        <w:tc>
          <w:tcPr>
            <w:tcW w:w="1187" w:type="dxa"/>
            <w:tcBorders>
              <w:top w:val="nil"/>
              <w:left w:val="nil"/>
              <w:bottom w:val="single" w:sz="4" w:space="0" w:color="auto"/>
              <w:right w:val="single" w:sz="4" w:space="0" w:color="auto"/>
            </w:tcBorders>
            <w:vAlign w:val="center"/>
            <w:hideMark/>
          </w:tcPr>
          <w:p w14:paraId="26CCB165" w14:textId="77777777" w:rsidR="00C5403D" w:rsidRPr="00E1509D" w:rsidRDefault="00C5403D" w:rsidP="00EC650F">
            <w:pPr>
              <w:pStyle w:val="NoSpacing"/>
              <w:rPr>
                <w:lang w:val="en-IN" w:eastAsia="en-US"/>
              </w:rPr>
            </w:pPr>
            <w:r w:rsidRPr="00E1509D">
              <w:rPr>
                <w:lang w:val="en-IN" w:eastAsia="en-US"/>
              </w:rPr>
              <w:t xml:space="preserve"> </w:t>
            </w:r>
          </w:p>
        </w:tc>
      </w:tr>
      <w:tr w:rsidR="00C5403D" w:rsidRPr="00E1509D" w14:paraId="1580E89D" w14:textId="77777777" w:rsidTr="580B7865">
        <w:trPr>
          <w:trHeight w:val="615"/>
        </w:trPr>
        <w:tc>
          <w:tcPr>
            <w:tcW w:w="525" w:type="dxa"/>
            <w:tcBorders>
              <w:top w:val="nil"/>
              <w:left w:val="single" w:sz="4" w:space="0" w:color="auto"/>
              <w:bottom w:val="single" w:sz="4" w:space="0" w:color="auto"/>
              <w:right w:val="single" w:sz="4" w:space="0" w:color="auto"/>
            </w:tcBorders>
            <w:vAlign w:val="center"/>
          </w:tcPr>
          <w:p w14:paraId="3D20DA38" w14:textId="77777777" w:rsidR="00C5403D" w:rsidRDefault="00C5403D" w:rsidP="00C5403D">
            <w:pPr>
              <w:pStyle w:val="NoSpacing"/>
              <w:jc w:val="center"/>
              <w:rPr>
                <w:lang w:val="en-IN" w:eastAsia="en-US"/>
              </w:rPr>
            </w:pPr>
            <w:r w:rsidRPr="581F0915">
              <w:rPr>
                <w:lang w:val="en-IN" w:eastAsia="en-US"/>
              </w:rPr>
              <w:t>4</w:t>
            </w:r>
          </w:p>
        </w:tc>
        <w:tc>
          <w:tcPr>
            <w:tcW w:w="7890" w:type="dxa"/>
            <w:tcBorders>
              <w:top w:val="nil"/>
              <w:left w:val="single" w:sz="4" w:space="0" w:color="auto"/>
              <w:bottom w:val="single" w:sz="4" w:space="0" w:color="auto"/>
              <w:right w:val="single" w:sz="4" w:space="0" w:color="auto"/>
            </w:tcBorders>
            <w:vAlign w:val="center"/>
            <w:hideMark/>
          </w:tcPr>
          <w:p w14:paraId="30607D85" w14:textId="77777777" w:rsidR="00C5403D" w:rsidRPr="00E1509D" w:rsidRDefault="00C5403D" w:rsidP="00EC650F">
            <w:pPr>
              <w:pStyle w:val="NoSpacing"/>
              <w:rPr>
                <w:lang w:eastAsia="en-US"/>
              </w:rPr>
            </w:pPr>
            <w:r w:rsidRPr="00E1509D">
              <w:rPr>
                <w:lang w:val="en-IN" w:eastAsia="en-US"/>
              </w:rPr>
              <w:t xml:space="preserve">Does the Power BI model use only one-to-many or one-to-one relationships only and DOES NOT have any many-to-many relationship(s)? Many-to-many connections must be </w:t>
            </w:r>
            <w:hyperlink r:id="rId14" w:history="1">
              <w:r w:rsidRPr="00E1509D">
                <w:rPr>
                  <w:rStyle w:val="Hyperlink"/>
                  <w:lang w:val="en-IN" w:eastAsia="en-US"/>
                </w:rPr>
                <w:t>solved with bridge tables per guidance from Microsoft</w:t>
              </w:r>
            </w:hyperlink>
            <w:r w:rsidRPr="00E1509D">
              <w:rPr>
                <w:lang w:val="en-IN" w:eastAsia="en-US"/>
              </w:rPr>
              <w:t>.</w:t>
            </w:r>
          </w:p>
        </w:tc>
        <w:tc>
          <w:tcPr>
            <w:tcW w:w="1310" w:type="dxa"/>
            <w:tcBorders>
              <w:top w:val="nil"/>
              <w:left w:val="nil"/>
              <w:bottom w:val="single" w:sz="4" w:space="0" w:color="auto"/>
              <w:right w:val="single" w:sz="4" w:space="0" w:color="auto"/>
            </w:tcBorders>
            <w:vAlign w:val="center"/>
            <w:hideMark/>
          </w:tcPr>
          <w:p w14:paraId="00BC35BB"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4F65F550"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rsidRPr="00E1509D" w14:paraId="51688511" w14:textId="77777777" w:rsidTr="580B7865">
        <w:trPr>
          <w:trHeight w:val="315"/>
        </w:trPr>
        <w:tc>
          <w:tcPr>
            <w:tcW w:w="525" w:type="dxa"/>
            <w:tcBorders>
              <w:top w:val="nil"/>
              <w:left w:val="single" w:sz="4" w:space="0" w:color="auto"/>
              <w:bottom w:val="single" w:sz="4" w:space="0" w:color="auto"/>
              <w:right w:val="single" w:sz="4" w:space="0" w:color="auto"/>
            </w:tcBorders>
            <w:vAlign w:val="center"/>
          </w:tcPr>
          <w:p w14:paraId="0D689938" w14:textId="77777777" w:rsidR="00C5403D" w:rsidRDefault="00C5403D" w:rsidP="00C5403D">
            <w:pPr>
              <w:pStyle w:val="NoSpacing"/>
              <w:jc w:val="center"/>
              <w:rPr>
                <w:lang w:val="en-IN" w:eastAsia="en-US"/>
              </w:rPr>
            </w:pPr>
            <w:r w:rsidRPr="581F0915">
              <w:rPr>
                <w:lang w:val="en-IN" w:eastAsia="en-US"/>
              </w:rPr>
              <w:t>5</w:t>
            </w:r>
          </w:p>
        </w:tc>
        <w:tc>
          <w:tcPr>
            <w:tcW w:w="7890" w:type="dxa"/>
            <w:tcBorders>
              <w:top w:val="nil"/>
              <w:left w:val="single" w:sz="4" w:space="0" w:color="auto"/>
              <w:bottom w:val="single" w:sz="4" w:space="0" w:color="auto"/>
              <w:right w:val="single" w:sz="4" w:space="0" w:color="auto"/>
            </w:tcBorders>
            <w:vAlign w:val="center"/>
            <w:hideMark/>
          </w:tcPr>
          <w:p w14:paraId="00CAA615" w14:textId="77777777" w:rsidR="00C5403D" w:rsidRPr="00E1509D" w:rsidRDefault="00C5403D" w:rsidP="00EC650F">
            <w:pPr>
              <w:pStyle w:val="NoSpacing"/>
              <w:rPr>
                <w:lang w:eastAsia="en-US"/>
              </w:rPr>
            </w:pPr>
            <w:r w:rsidRPr="00E1509D">
              <w:rPr>
                <w:lang w:val="en-IN" w:eastAsia="en-US"/>
              </w:rPr>
              <w:t>Are unnecessary</w:t>
            </w:r>
            <w:r>
              <w:rPr>
                <w:lang w:val="en-IN" w:eastAsia="en-US"/>
              </w:rPr>
              <w:t xml:space="preserve"> tables,</w:t>
            </w:r>
            <w:r w:rsidRPr="00E1509D">
              <w:rPr>
                <w:lang w:val="en-IN" w:eastAsia="en-US"/>
              </w:rPr>
              <w:t xml:space="preserve"> </w:t>
            </w:r>
            <w:r>
              <w:rPr>
                <w:lang w:val="en-IN" w:eastAsia="en-US"/>
              </w:rPr>
              <w:t>table columns, measures, and calculated columns</w:t>
            </w:r>
            <w:r w:rsidRPr="00E1509D">
              <w:rPr>
                <w:lang w:val="en-IN" w:eastAsia="en-US"/>
              </w:rPr>
              <w:t xml:space="preserve"> </w:t>
            </w:r>
            <w:r>
              <w:rPr>
                <w:lang w:val="en-IN" w:eastAsia="en-US"/>
              </w:rPr>
              <w:t xml:space="preserve">removed? </w:t>
            </w:r>
            <w:r w:rsidRPr="00E1509D">
              <w:rPr>
                <w:lang w:val="en-IN" w:eastAsia="en-US"/>
              </w:rPr>
              <w:t>(</w:t>
            </w:r>
            <w:hyperlink r:id="rId15" w:history="1">
              <w:r w:rsidRPr="00E1509D">
                <w:rPr>
                  <w:rStyle w:val="Hyperlink"/>
                  <w:lang w:val="en-IN" w:eastAsia="en-US"/>
                </w:rPr>
                <w:t>Can be quickly identified with Measure Killer</w:t>
              </w:r>
            </w:hyperlink>
            <w:r w:rsidRPr="00E1509D">
              <w:rPr>
                <w:lang w:val="en-IN" w:eastAsia="en-US"/>
              </w:rPr>
              <w:t>)</w:t>
            </w:r>
          </w:p>
        </w:tc>
        <w:tc>
          <w:tcPr>
            <w:tcW w:w="1310" w:type="dxa"/>
            <w:tcBorders>
              <w:top w:val="nil"/>
              <w:left w:val="nil"/>
              <w:bottom w:val="single" w:sz="4" w:space="0" w:color="auto"/>
              <w:right w:val="single" w:sz="4" w:space="0" w:color="auto"/>
            </w:tcBorders>
            <w:vAlign w:val="center"/>
            <w:hideMark/>
          </w:tcPr>
          <w:p w14:paraId="79521199"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5C7A0D99"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14:paraId="37965D30" w14:textId="77777777" w:rsidTr="580B7865">
        <w:trPr>
          <w:trHeight w:val="315"/>
        </w:trPr>
        <w:tc>
          <w:tcPr>
            <w:tcW w:w="525" w:type="dxa"/>
            <w:tcBorders>
              <w:top w:val="nil"/>
              <w:left w:val="single" w:sz="4" w:space="0" w:color="auto"/>
              <w:bottom w:val="single" w:sz="4" w:space="0" w:color="auto"/>
              <w:right w:val="single" w:sz="4" w:space="0" w:color="auto"/>
            </w:tcBorders>
            <w:vAlign w:val="center"/>
          </w:tcPr>
          <w:p w14:paraId="31C5B8E4" w14:textId="77777777" w:rsidR="00C5403D" w:rsidRDefault="00C5403D" w:rsidP="00C5403D">
            <w:pPr>
              <w:pStyle w:val="NoSpacing"/>
              <w:jc w:val="center"/>
              <w:rPr>
                <w:lang w:val="en-IN" w:eastAsia="en-US"/>
              </w:rPr>
            </w:pPr>
            <w:r w:rsidRPr="581F0915">
              <w:rPr>
                <w:lang w:val="en-IN" w:eastAsia="en-US"/>
              </w:rPr>
              <w:t>6</w:t>
            </w:r>
          </w:p>
        </w:tc>
        <w:tc>
          <w:tcPr>
            <w:tcW w:w="7890" w:type="dxa"/>
            <w:tcBorders>
              <w:top w:val="nil"/>
              <w:left w:val="single" w:sz="4" w:space="0" w:color="auto"/>
              <w:bottom w:val="single" w:sz="4" w:space="0" w:color="auto"/>
              <w:right w:val="single" w:sz="4" w:space="0" w:color="auto"/>
            </w:tcBorders>
            <w:vAlign w:val="center"/>
            <w:hideMark/>
          </w:tcPr>
          <w:p w14:paraId="0952C2E5" w14:textId="77777777" w:rsidR="00C5403D" w:rsidRDefault="00C5403D" w:rsidP="00EC650F">
            <w:pPr>
              <w:pStyle w:val="NoSpacing"/>
              <w:rPr>
                <w:lang w:val="en-IN" w:eastAsia="en-US"/>
              </w:rPr>
            </w:pPr>
            <w:r w:rsidRPr="4B16EFD2">
              <w:rPr>
                <w:lang w:val="en-IN" w:eastAsia="en-US"/>
              </w:rPr>
              <w:t xml:space="preserve">Have all items from the Best Practice Analyzer from Tabular Editor (ref: </w:t>
            </w:r>
            <w:hyperlink r:id="rId16">
              <w:r w:rsidRPr="4B16EFD2">
                <w:rPr>
                  <w:rStyle w:val="Hyperlink"/>
                  <w:lang w:val="en-IN" w:eastAsia="en-US"/>
                </w:rPr>
                <w:t>External Tools for Power BI</w:t>
              </w:r>
            </w:hyperlink>
            <w:r w:rsidRPr="4B16EFD2">
              <w:rPr>
                <w:lang w:val="en-IN" w:eastAsia="en-US"/>
              </w:rPr>
              <w:t>) been addressed where appropriate?</w:t>
            </w:r>
          </w:p>
        </w:tc>
        <w:tc>
          <w:tcPr>
            <w:tcW w:w="1310" w:type="dxa"/>
            <w:tcBorders>
              <w:top w:val="nil"/>
              <w:left w:val="nil"/>
              <w:bottom w:val="single" w:sz="4" w:space="0" w:color="auto"/>
              <w:right w:val="single" w:sz="4" w:space="0" w:color="auto"/>
            </w:tcBorders>
            <w:vAlign w:val="center"/>
            <w:hideMark/>
          </w:tcPr>
          <w:p w14:paraId="470B8A48" w14:textId="77777777" w:rsidR="00C5403D" w:rsidRDefault="00C5403D" w:rsidP="00EC650F">
            <w:pPr>
              <w:pStyle w:val="NoSpacing"/>
              <w:rPr>
                <w:lang w:eastAsia="en-US"/>
              </w:rPr>
            </w:pPr>
          </w:p>
        </w:tc>
        <w:tc>
          <w:tcPr>
            <w:tcW w:w="1187" w:type="dxa"/>
            <w:tcBorders>
              <w:top w:val="nil"/>
              <w:left w:val="nil"/>
              <w:bottom w:val="single" w:sz="4" w:space="0" w:color="auto"/>
              <w:right w:val="single" w:sz="4" w:space="0" w:color="auto"/>
            </w:tcBorders>
            <w:vAlign w:val="center"/>
            <w:hideMark/>
          </w:tcPr>
          <w:p w14:paraId="20C4C3C0" w14:textId="77777777" w:rsidR="00C5403D" w:rsidRDefault="00C5403D" w:rsidP="00EC650F">
            <w:pPr>
              <w:pStyle w:val="NoSpacing"/>
              <w:rPr>
                <w:lang w:eastAsia="en-US"/>
              </w:rPr>
            </w:pPr>
          </w:p>
        </w:tc>
      </w:tr>
      <w:tr w:rsidR="00C5403D" w:rsidRPr="00E1509D" w14:paraId="6BD05925" w14:textId="77777777" w:rsidTr="580B7865">
        <w:trPr>
          <w:trHeight w:val="300"/>
        </w:trPr>
        <w:tc>
          <w:tcPr>
            <w:tcW w:w="525" w:type="dxa"/>
            <w:tcBorders>
              <w:top w:val="nil"/>
              <w:left w:val="single" w:sz="4" w:space="0" w:color="auto"/>
              <w:bottom w:val="single" w:sz="4" w:space="0" w:color="auto"/>
              <w:right w:val="single" w:sz="4" w:space="0" w:color="auto"/>
            </w:tcBorders>
            <w:vAlign w:val="center"/>
          </w:tcPr>
          <w:p w14:paraId="1E81DC5F" w14:textId="77777777" w:rsidR="00C5403D" w:rsidRDefault="00C5403D" w:rsidP="00C5403D">
            <w:pPr>
              <w:pStyle w:val="NoSpacing"/>
              <w:jc w:val="center"/>
              <w:rPr>
                <w:lang w:val="en-IN" w:eastAsia="en-US"/>
              </w:rPr>
            </w:pPr>
            <w:r w:rsidRPr="581F0915">
              <w:rPr>
                <w:lang w:val="en-IN" w:eastAsia="en-US"/>
              </w:rPr>
              <w:t>7</w:t>
            </w:r>
          </w:p>
        </w:tc>
        <w:tc>
          <w:tcPr>
            <w:tcW w:w="7890" w:type="dxa"/>
            <w:tcBorders>
              <w:top w:val="nil"/>
              <w:left w:val="single" w:sz="4" w:space="0" w:color="auto"/>
              <w:bottom w:val="single" w:sz="4" w:space="0" w:color="auto"/>
              <w:right w:val="single" w:sz="4" w:space="0" w:color="auto"/>
            </w:tcBorders>
            <w:vAlign w:val="center"/>
            <w:hideMark/>
          </w:tcPr>
          <w:p w14:paraId="76EFEB7F" w14:textId="77777777" w:rsidR="00C5403D" w:rsidRPr="00E1509D" w:rsidRDefault="00C5403D" w:rsidP="00EC650F">
            <w:pPr>
              <w:pStyle w:val="NoSpacing"/>
              <w:rPr>
                <w:sz w:val="16"/>
                <w:szCs w:val="16"/>
                <w:lang w:val="en-IN" w:eastAsia="en-US"/>
              </w:rPr>
            </w:pPr>
            <w:r w:rsidRPr="5DAC7802">
              <w:rPr>
                <w:lang w:val="en-IN" w:eastAsia="en-US"/>
              </w:rPr>
              <w:t xml:space="preserve">Is a </w:t>
            </w:r>
            <w:hyperlink r:id="rId17">
              <w:r w:rsidRPr="5DAC7802">
                <w:rPr>
                  <w:rStyle w:val="Hyperlink"/>
                  <w:lang w:val="en-IN" w:eastAsia="en-US"/>
                </w:rPr>
                <w:t>Date table</w:t>
              </w:r>
            </w:hyperlink>
            <w:r w:rsidRPr="5DAC7802">
              <w:rPr>
                <w:lang w:val="en-IN" w:eastAsia="en-US"/>
              </w:rPr>
              <w:t xml:space="preserve"> created for use with time series data? You may also choose to utilize the </w:t>
            </w:r>
            <w:hyperlink r:id="rId18">
              <w:r w:rsidRPr="5DAC7802">
                <w:rPr>
                  <w:rStyle w:val="Hyperlink"/>
                  <w:lang w:val="en-IN" w:eastAsia="en-US"/>
                </w:rPr>
                <w:t>K-C Date Table in GL COMMON CERTIFIED DATASETS - Public</w:t>
              </w:r>
            </w:hyperlink>
            <w:r w:rsidRPr="5DAC7802">
              <w:rPr>
                <w:lang w:val="en-IN" w:eastAsia="en-US"/>
              </w:rPr>
              <w:t xml:space="preserve"> (ref: </w:t>
            </w:r>
            <w:hyperlink r:id="rId19">
              <w:r w:rsidRPr="5DAC7802">
                <w:rPr>
                  <w:rStyle w:val="Hyperlink"/>
                  <w:lang w:val="en-IN" w:eastAsia="en-US"/>
                </w:rPr>
                <w:t>Power BI Tips &amp; Tricks – Dec 2023</w:t>
              </w:r>
            </w:hyperlink>
            <w:r w:rsidRPr="5DAC7802">
              <w:rPr>
                <w:lang w:val="en-IN" w:eastAsia="en-US"/>
              </w:rPr>
              <w:t>)</w:t>
            </w:r>
            <w:r>
              <w:br/>
            </w:r>
            <w:r w:rsidRPr="5DAC7802">
              <w:rPr>
                <w:sz w:val="16"/>
                <w:szCs w:val="16"/>
                <w:lang w:val="en-IN" w:eastAsia="en-US"/>
              </w:rPr>
              <w:t>let</w:t>
            </w:r>
          </w:p>
          <w:p w14:paraId="6D2A4FCF"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_base_table = </w:t>
            </w:r>
            <w:r w:rsidRPr="4B16EFD2">
              <w:rPr>
                <w:b/>
                <w:bCs/>
                <w:sz w:val="16"/>
                <w:szCs w:val="16"/>
                <w:highlight w:val="yellow"/>
                <w:lang w:val="en-IN" w:eastAsia="en-US"/>
              </w:rPr>
              <w:t>base_table_here</w:t>
            </w:r>
            <w:r w:rsidRPr="4B16EFD2">
              <w:rPr>
                <w:sz w:val="16"/>
                <w:szCs w:val="16"/>
                <w:lang w:val="en-IN" w:eastAsia="en-US"/>
              </w:rPr>
              <w:t>,</w:t>
            </w:r>
          </w:p>
          <w:p w14:paraId="0B44AEF7"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_mindate = Date.From(List.Min(_base_table[</w:t>
            </w:r>
            <w:r w:rsidRPr="4B16EFD2">
              <w:rPr>
                <w:sz w:val="16"/>
                <w:szCs w:val="16"/>
                <w:highlight w:val="yellow"/>
                <w:lang w:val="en-IN" w:eastAsia="en-US"/>
              </w:rPr>
              <w:t>date_field_here</w:t>
            </w:r>
            <w:r w:rsidRPr="4B16EFD2">
              <w:rPr>
                <w:b/>
                <w:bCs/>
                <w:sz w:val="16"/>
                <w:szCs w:val="16"/>
                <w:highlight w:val="yellow"/>
                <w:lang w:val="en-IN" w:eastAsia="en-US"/>
              </w:rPr>
              <w:t>]</w:t>
            </w:r>
            <w:r w:rsidRPr="4B16EFD2">
              <w:rPr>
                <w:b/>
                <w:bCs/>
                <w:sz w:val="16"/>
                <w:szCs w:val="16"/>
                <w:lang w:val="en-IN" w:eastAsia="en-US"/>
              </w:rPr>
              <w:t>)),</w:t>
            </w:r>
          </w:p>
          <w:p w14:paraId="64F8E975"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_maxdate = Date.From(List.Max(_base_table[</w:t>
            </w:r>
            <w:r w:rsidRPr="4B16EFD2">
              <w:rPr>
                <w:b/>
                <w:bCs/>
                <w:sz w:val="16"/>
                <w:szCs w:val="16"/>
                <w:highlight w:val="yellow"/>
                <w:lang w:val="en-IN" w:eastAsia="en-US"/>
              </w:rPr>
              <w:t>date_field_here</w:t>
            </w:r>
            <w:r w:rsidRPr="4B16EFD2">
              <w:rPr>
                <w:sz w:val="16"/>
                <w:szCs w:val="16"/>
                <w:lang w:val="en-IN" w:eastAsia="en-US"/>
              </w:rPr>
              <w:t>])),</w:t>
            </w:r>
          </w:p>
          <w:p w14:paraId="3C212265"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Source = PowerPlatform.Dataflows(null),</w:t>
            </w:r>
          </w:p>
          <w:p w14:paraId="5E313DF4" w14:textId="77777777" w:rsidR="00C5403D" w:rsidRPr="00E1509D" w:rsidRDefault="00C5403D" w:rsidP="00EC650F">
            <w:pPr>
              <w:pStyle w:val="NoSpacing"/>
              <w:rPr>
                <w:sz w:val="16"/>
                <w:szCs w:val="16"/>
                <w:lang w:eastAsia="en-US"/>
              </w:rPr>
            </w:pPr>
            <w:r w:rsidRPr="44AA7BD9">
              <w:rPr>
                <w:sz w:val="16"/>
                <w:szCs w:val="16"/>
                <w:lang w:eastAsia="en-US"/>
              </w:rPr>
              <w:t xml:space="preserve">    Workspaces = Source{[Id="Workspaces"]}[Data],</w:t>
            </w:r>
          </w:p>
          <w:p w14:paraId="22229B80" w14:textId="77777777" w:rsidR="00C5403D" w:rsidRPr="00E1509D" w:rsidRDefault="00C5403D" w:rsidP="00EC650F">
            <w:pPr>
              <w:pStyle w:val="NoSpacing"/>
              <w:rPr>
                <w:sz w:val="16"/>
                <w:szCs w:val="16"/>
                <w:lang w:eastAsia="en-US"/>
              </w:rPr>
            </w:pPr>
            <w:r w:rsidRPr="44AA7BD9">
              <w:rPr>
                <w:sz w:val="16"/>
                <w:szCs w:val="16"/>
                <w:lang w:eastAsia="en-US"/>
              </w:rPr>
              <w:t xml:space="preserve">    #"c0ddd27f-49fb-4086-b542-1d69accc331c" = Workspaces{[workspaceId="c0ddd27f-49fb-4086-b542-1d69accc331c"]}[Data],</w:t>
            </w:r>
          </w:p>
          <w:p w14:paraId="24B43985" w14:textId="77777777" w:rsidR="00C5403D" w:rsidRPr="00E1509D" w:rsidRDefault="00C5403D" w:rsidP="00EC650F">
            <w:pPr>
              <w:pStyle w:val="NoSpacing"/>
              <w:rPr>
                <w:sz w:val="16"/>
                <w:szCs w:val="16"/>
                <w:lang w:eastAsia="en-US"/>
              </w:rPr>
            </w:pPr>
            <w:r w:rsidRPr="44AA7BD9">
              <w:rPr>
                <w:sz w:val="16"/>
                <w:szCs w:val="16"/>
                <w:lang w:eastAsia="en-US"/>
              </w:rPr>
              <w:t xml:space="preserve">    #"19920276-09d7-406c-888f-bda5142788db" = #"c0ddd27f-49fb-4086-b542-1d69accc331c"{[dataflowId="19920276-09d7-406c-888f-bda5142788db"]}[Data],</w:t>
            </w:r>
          </w:p>
          <w:p w14:paraId="310F69C0"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#"Date Table_" = #"19920276-09d7-406c-888f-bda5142788db"{[entity="Date Table",version=""]}[Data],</w:t>
            </w:r>
          </w:p>
          <w:p w14:paraId="3758BAB3"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#"Filtered Rows" = Table.SelectRows(#"Date Table_", each [Date] &gt;= _mindate and [Date] &lt;= _maxdate)</w:t>
            </w:r>
          </w:p>
          <w:p w14:paraId="61FF3799" w14:textId="77777777" w:rsidR="00C5403D" w:rsidRPr="00E1509D" w:rsidRDefault="00C5403D" w:rsidP="00EC650F">
            <w:pPr>
              <w:pStyle w:val="NoSpacing"/>
              <w:rPr>
                <w:sz w:val="16"/>
                <w:szCs w:val="16"/>
                <w:lang w:val="en-IN" w:eastAsia="en-US"/>
              </w:rPr>
            </w:pPr>
            <w:r w:rsidRPr="4B16EFD2">
              <w:rPr>
                <w:sz w:val="16"/>
                <w:szCs w:val="16"/>
                <w:lang w:val="en-IN" w:eastAsia="en-US"/>
              </w:rPr>
              <w:t>in</w:t>
            </w:r>
          </w:p>
          <w:p w14:paraId="1704C8DE" w14:textId="77777777" w:rsidR="00C5403D" w:rsidRPr="00E1509D" w:rsidRDefault="00C5403D" w:rsidP="00EC650F">
            <w:pPr>
              <w:pStyle w:val="NoSpacing"/>
              <w:rPr>
                <w:sz w:val="16"/>
                <w:szCs w:val="16"/>
                <w:lang w:val="en-IN" w:eastAsia="en-US"/>
              </w:rPr>
            </w:pPr>
            <w:r w:rsidRPr="4B16EFD2">
              <w:rPr>
                <w:sz w:val="16"/>
                <w:szCs w:val="16"/>
                <w:lang w:val="en-IN" w:eastAsia="en-US"/>
              </w:rPr>
              <w:t xml:space="preserve">    #"Filtered Rows"</w:t>
            </w:r>
          </w:p>
        </w:tc>
        <w:tc>
          <w:tcPr>
            <w:tcW w:w="1310" w:type="dxa"/>
            <w:tcBorders>
              <w:top w:val="nil"/>
              <w:left w:val="nil"/>
              <w:bottom w:val="single" w:sz="4" w:space="0" w:color="auto"/>
              <w:right w:val="single" w:sz="4" w:space="0" w:color="auto"/>
            </w:tcBorders>
            <w:vAlign w:val="center"/>
            <w:hideMark/>
          </w:tcPr>
          <w:p w14:paraId="2D9AAFC9"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22568245"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rsidRPr="00E1509D" w14:paraId="4A21AD29" w14:textId="77777777" w:rsidTr="580B7865">
        <w:trPr>
          <w:trHeight w:val="915"/>
        </w:trPr>
        <w:tc>
          <w:tcPr>
            <w:tcW w:w="525" w:type="dxa"/>
            <w:tcBorders>
              <w:top w:val="nil"/>
              <w:left w:val="single" w:sz="4" w:space="0" w:color="auto"/>
              <w:bottom w:val="single" w:sz="4" w:space="0" w:color="auto"/>
              <w:right w:val="single" w:sz="4" w:space="0" w:color="auto"/>
            </w:tcBorders>
            <w:vAlign w:val="center"/>
          </w:tcPr>
          <w:p w14:paraId="32F8D69B" w14:textId="77777777" w:rsidR="00C5403D" w:rsidRDefault="00C5403D" w:rsidP="00C5403D">
            <w:pPr>
              <w:pStyle w:val="NoSpacing"/>
              <w:jc w:val="center"/>
            </w:pPr>
            <w:r>
              <w:t>8</w:t>
            </w:r>
          </w:p>
        </w:tc>
        <w:tc>
          <w:tcPr>
            <w:tcW w:w="7890" w:type="dxa"/>
            <w:tcBorders>
              <w:top w:val="nil"/>
              <w:left w:val="single" w:sz="4" w:space="0" w:color="auto"/>
              <w:bottom w:val="single" w:sz="4" w:space="0" w:color="auto"/>
              <w:right w:val="single" w:sz="4" w:space="0" w:color="auto"/>
            </w:tcBorders>
            <w:vAlign w:val="center"/>
            <w:hideMark/>
          </w:tcPr>
          <w:p w14:paraId="0F4DBD05" w14:textId="77777777" w:rsidR="00C5403D" w:rsidRPr="004D4DCB" w:rsidRDefault="00C5403D" w:rsidP="00EC650F">
            <w:pPr>
              <w:pStyle w:val="NoSpacing"/>
            </w:pPr>
            <w:r>
              <w:t xml:space="preserve">Have you filtered out the data that you do not need from your data model?  i.e. make sure you filter the rows in Power Query before loading them into Power BI Desktop, filtering data from years or entities that are not required, etc. Reference: </w:t>
            </w:r>
            <w:hyperlink r:id="rId20">
              <w:r w:rsidRPr="4B16EFD2">
                <w:rPr>
                  <w:rStyle w:val="Hyperlink"/>
                </w:rPr>
                <w:t>Data Modelling Best Practices</w:t>
              </w:r>
            </w:hyperlink>
          </w:p>
        </w:tc>
        <w:tc>
          <w:tcPr>
            <w:tcW w:w="1310" w:type="dxa"/>
            <w:tcBorders>
              <w:top w:val="nil"/>
              <w:left w:val="nil"/>
              <w:bottom w:val="single" w:sz="4" w:space="0" w:color="auto"/>
              <w:right w:val="single" w:sz="4" w:space="0" w:color="auto"/>
            </w:tcBorders>
            <w:vAlign w:val="center"/>
            <w:hideMark/>
          </w:tcPr>
          <w:p w14:paraId="345931F3" w14:textId="77777777" w:rsidR="00C5403D" w:rsidRPr="00E1509D" w:rsidRDefault="00C5403D" w:rsidP="00EC650F">
            <w:pPr>
              <w:pStyle w:val="NoSpacing"/>
              <w:rPr>
                <w:rFonts w:eastAsia="Times New Roman"/>
                <w:lang w:eastAsia="en-US"/>
              </w:rPr>
            </w:pPr>
            <w:r w:rsidRPr="00E1509D">
              <w:rPr>
                <w:lang w:eastAsia="en-US"/>
              </w:rPr>
              <w:t> </w:t>
            </w:r>
          </w:p>
        </w:tc>
        <w:tc>
          <w:tcPr>
            <w:tcW w:w="1187" w:type="dxa"/>
            <w:tcBorders>
              <w:top w:val="nil"/>
              <w:left w:val="nil"/>
              <w:bottom w:val="single" w:sz="4" w:space="0" w:color="auto"/>
              <w:right w:val="single" w:sz="4" w:space="0" w:color="auto"/>
            </w:tcBorders>
            <w:vAlign w:val="center"/>
            <w:hideMark/>
          </w:tcPr>
          <w:p w14:paraId="5CDDF58B" w14:textId="77777777" w:rsidR="00C5403D" w:rsidRPr="00E1509D" w:rsidRDefault="00C5403D" w:rsidP="00EC650F">
            <w:pPr>
              <w:pStyle w:val="NoSpacing"/>
              <w:rPr>
                <w:rFonts w:eastAsia="Times New Roman"/>
                <w:lang w:eastAsia="en-US"/>
              </w:rPr>
            </w:pPr>
            <w:r w:rsidRPr="00E1509D">
              <w:rPr>
                <w:lang w:eastAsia="en-US"/>
              </w:rPr>
              <w:t> </w:t>
            </w:r>
          </w:p>
        </w:tc>
      </w:tr>
      <w:tr w:rsidR="00C5403D" w:rsidRPr="00E1509D" w14:paraId="0A2CDB57" w14:textId="77777777" w:rsidTr="580B7865">
        <w:trPr>
          <w:trHeight w:val="315"/>
        </w:trPr>
        <w:tc>
          <w:tcPr>
            <w:tcW w:w="525" w:type="dxa"/>
            <w:tcBorders>
              <w:top w:val="nil"/>
              <w:left w:val="single" w:sz="4" w:space="0" w:color="auto"/>
              <w:bottom w:val="single" w:sz="4" w:space="0" w:color="auto"/>
              <w:right w:val="single" w:sz="4" w:space="0" w:color="auto"/>
            </w:tcBorders>
            <w:vAlign w:val="center"/>
          </w:tcPr>
          <w:p w14:paraId="08FCEBAB" w14:textId="77777777" w:rsidR="00C5403D" w:rsidRDefault="00C5403D" w:rsidP="00C5403D">
            <w:pPr>
              <w:pStyle w:val="NoSpacing"/>
              <w:jc w:val="center"/>
              <w:rPr>
                <w:color w:val="000000" w:themeColor="text1"/>
                <w:lang w:val="en-IN" w:eastAsia="en-US"/>
              </w:rPr>
            </w:pPr>
            <w:r w:rsidRPr="581F0915">
              <w:rPr>
                <w:color w:val="000000" w:themeColor="text1"/>
                <w:lang w:val="en-IN" w:eastAsia="en-US"/>
              </w:rPr>
              <w:t>9</w:t>
            </w:r>
          </w:p>
        </w:tc>
        <w:tc>
          <w:tcPr>
            <w:tcW w:w="7890" w:type="dxa"/>
            <w:tcBorders>
              <w:top w:val="nil"/>
              <w:left w:val="single" w:sz="4" w:space="0" w:color="auto"/>
              <w:bottom w:val="single" w:sz="4" w:space="0" w:color="auto"/>
              <w:right w:val="single" w:sz="4" w:space="0" w:color="auto"/>
            </w:tcBorders>
            <w:vAlign w:val="center"/>
            <w:hideMark/>
          </w:tcPr>
          <w:p w14:paraId="69E9B691" w14:textId="77777777" w:rsidR="00C5403D" w:rsidRPr="00E1509D" w:rsidRDefault="00C5403D" w:rsidP="00EC650F">
            <w:pPr>
              <w:pStyle w:val="NoSpacing"/>
              <w:rPr>
                <w:lang w:eastAsia="en-US"/>
              </w:rPr>
            </w:pPr>
            <w:r w:rsidRPr="00E1509D">
              <w:rPr>
                <w:color w:val="000000" w:themeColor="text1"/>
                <w:lang w:val="en-IN" w:eastAsia="en-US"/>
              </w:rPr>
              <w:t>Have you removed all unused bookmarks?</w:t>
            </w:r>
          </w:p>
        </w:tc>
        <w:tc>
          <w:tcPr>
            <w:tcW w:w="1310" w:type="dxa"/>
            <w:tcBorders>
              <w:top w:val="nil"/>
              <w:left w:val="nil"/>
              <w:bottom w:val="single" w:sz="4" w:space="0" w:color="auto"/>
              <w:right w:val="single" w:sz="4" w:space="0" w:color="auto"/>
            </w:tcBorders>
            <w:vAlign w:val="center"/>
            <w:hideMark/>
          </w:tcPr>
          <w:p w14:paraId="460DC266" w14:textId="77777777" w:rsidR="00C5403D" w:rsidRPr="00E1509D" w:rsidRDefault="00C5403D" w:rsidP="00EC650F">
            <w:pPr>
              <w:pStyle w:val="NoSpacing"/>
              <w:rPr>
                <w:rFonts w:eastAsia="Times New Roman"/>
                <w:lang w:eastAsia="en-US"/>
              </w:rPr>
            </w:pPr>
            <w:r w:rsidRPr="00E1509D">
              <w:rPr>
                <w:lang w:eastAsia="en-US"/>
              </w:rPr>
              <w:t> </w:t>
            </w:r>
          </w:p>
        </w:tc>
        <w:tc>
          <w:tcPr>
            <w:tcW w:w="1187" w:type="dxa"/>
            <w:tcBorders>
              <w:top w:val="nil"/>
              <w:left w:val="nil"/>
              <w:bottom w:val="single" w:sz="4" w:space="0" w:color="auto"/>
              <w:right w:val="single" w:sz="4" w:space="0" w:color="auto"/>
            </w:tcBorders>
            <w:vAlign w:val="center"/>
            <w:hideMark/>
          </w:tcPr>
          <w:p w14:paraId="18E7A836" w14:textId="77777777" w:rsidR="00C5403D" w:rsidRPr="00E1509D" w:rsidRDefault="00C5403D" w:rsidP="00EC650F">
            <w:pPr>
              <w:pStyle w:val="NoSpacing"/>
              <w:rPr>
                <w:rFonts w:eastAsia="Times New Roman"/>
                <w:lang w:eastAsia="en-US"/>
              </w:rPr>
            </w:pPr>
            <w:r w:rsidRPr="00E1509D">
              <w:rPr>
                <w:lang w:eastAsia="en-US"/>
              </w:rPr>
              <w:t> </w:t>
            </w:r>
          </w:p>
        </w:tc>
      </w:tr>
      <w:tr w:rsidR="00C5403D" w:rsidRPr="00E1509D" w14:paraId="50682BD2" w14:textId="77777777" w:rsidTr="580B7865">
        <w:trPr>
          <w:trHeight w:val="300"/>
        </w:trPr>
        <w:tc>
          <w:tcPr>
            <w:tcW w:w="525" w:type="dxa"/>
            <w:tcBorders>
              <w:top w:val="nil"/>
              <w:left w:val="single" w:sz="4" w:space="0" w:color="auto"/>
              <w:bottom w:val="single" w:sz="4" w:space="0" w:color="auto"/>
              <w:right w:val="single" w:sz="4" w:space="0" w:color="auto"/>
            </w:tcBorders>
            <w:vAlign w:val="center"/>
          </w:tcPr>
          <w:p w14:paraId="75E74329" w14:textId="77777777" w:rsidR="00C5403D" w:rsidRDefault="00C5403D" w:rsidP="00C5403D">
            <w:pPr>
              <w:pStyle w:val="NoSpacing"/>
              <w:jc w:val="center"/>
            </w:pPr>
            <w:r>
              <w:t>10</w:t>
            </w:r>
          </w:p>
        </w:tc>
        <w:tc>
          <w:tcPr>
            <w:tcW w:w="7890" w:type="dxa"/>
            <w:tcBorders>
              <w:top w:val="nil"/>
              <w:left w:val="single" w:sz="4" w:space="0" w:color="auto"/>
              <w:bottom w:val="single" w:sz="4" w:space="0" w:color="auto"/>
              <w:right w:val="single" w:sz="4" w:space="0" w:color="auto"/>
            </w:tcBorders>
            <w:vAlign w:val="center"/>
            <w:hideMark/>
          </w:tcPr>
          <w:p w14:paraId="440882B1" w14:textId="77777777" w:rsidR="00C5403D" w:rsidRPr="00060D54" w:rsidRDefault="00C5403D" w:rsidP="00EC650F">
            <w:pPr>
              <w:pStyle w:val="NoSpacing"/>
            </w:pPr>
            <w:r w:rsidRPr="00060D54">
              <w:t xml:space="preserve">For Import model, please review the size limit considerations as stated in </w:t>
            </w:r>
            <w:hyperlink r:id="rId21" w:history="1">
              <w:r w:rsidRPr="00060D54">
                <w:rPr>
                  <w:rStyle w:val="Hyperlink"/>
                </w:rPr>
                <w:t>Publish to Power BI Cloud Service</w:t>
              </w:r>
            </w:hyperlink>
            <w:r w:rsidRPr="00060D54">
              <w:t>.</w:t>
            </w:r>
          </w:p>
        </w:tc>
        <w:tc>
          <w:tcPr>
            <w:tcW w:w="1310" w:type="dxa"/>
            <w:tcBorders>
              <w:top w:val="nil"/>
              <w:left w:val="nil"/>
              <w:bottom w:val="single" w:sz="4" w:space="0" w:color="auto"/>
              <w:right w:val="single" w:sz="4" w:space="0" w:color="auto"/>
            </w:tcBorders>
            <w:vAlign w:val="center"/>
            <w:hideMark/>
          </w:tcPr>
          <w:p w14:paraId="158A9173"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7FFAB7C0"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rsidRPr="00E1509D" w14:paraId="3D666AA6" w14:textId="77777777" w:rsidTr="580B7865">
        <w:trPr>
          <w:trHeight w:val="615"/>
        </w:trPr>
        <w:tc>
          <w:tcPr>
            <w:tcW w:w="525" w:type="dxa"/>
            <w:tcBorders>
              <w:top w:val="nil"/>
              <w:left w:val="single" w:sz="4" w:space="0" w:color="auto"/>
              <w:bottom w:val="single" w:sz="4" w:space="0" w:color="auto"/>
              <w:right w:val="single" w:sz="4" w:space="0" w:color="auto"/>
            </w:tcBorders>
            <w:vAlign w:val="center"/>
          </w:tcPr>
          <w:p w14:paraId="476606DB" w14:textId="77777777" w:rsidR="00C5403D" w:rsidRDefault="00C5403D" w:rsidP="00C5403D">
            <w:pPr>
              <w:pStyle w:val="NoSpacing"/>
              <w:jc w:val="center"/>
              <w:rPr>
                <w:rFonts w:eastAsia="Times New Roman"/>
                <w:lang w:val="en-IN" w:eastAsia="en-US"/>
              </w:rPr>
            </w:pPr>
            <w:r w:rsidRPr="581F0915">
              <w:rPr>
                <w:rFonts w:eastAsia="Times New Roman"/>
                <w:lang w:val="en-IN" w:eastAsia="en-US"/>
              </w:rPr>
              <w:t>11</w:t>
            </w:r>
          </w:p>
        </w:tc>
        <w:tc>
          <w:tcPr>
            <w:tcW w:w="7890" w:type="dxa"/>
            <w:tcBorders>
              <w:top w:val="nil"/>
              <w:left w:val="single" w:sz="4" w:space="0" w:color="auto"/>
              <w:bottom w:val="single" w:sz="4" w:space="0" w:color="auto"/>
              <w:right w:val="single" w:sz="4" w:space="0" w:color="auto"/>
            </w:tcBorders>
            <w:vAlign w:val="center"/>
            <w:hideMark/>
          </w:tcPr>
          <w:p w14:paraId="3021EB28" w14:textId="77777777" w:rsidR="00C5403D" w:rsidRPr="00E1509D" w:rsidRDefault="00C5403D" w:rsidP="00EC650F">
            <w:pPr>
              <w:pStyle w:val="NoSpacing"/>
              <w:rPr>
                <w:lang w:eastAsia="en-US"/>
              </w:rPr>
            </w:pPr>
            <w:r w:rsidRPr="4B16EFD2">
              <w:rPr>
                <w:rFonts w:eastAsia="Times New Roman"/>
                <w:lang w:val="en-IN" w:eastAsia="en-US"/>
              </w:rPr>
              <w:t xml:space="preserve">For Import model, please disable the dataset scheduled refresh in Power BI Service Dev/Qual/Ad hoc workspaces after deployed </w:t>
            </w:r>
            <w:bookmarkStart w:id="2" w:name="_Int_XldKVSOo"/>
            <w:r w:rsidRPr="4B16EFD2">
              <w:rPr>
                <w:rFonts w:eastAsia="Times New Roman"/>
                <w:lang w:val="en-IN" w:eastAsia="en-US"/>
              </w:rPr>
              <w:t>to</w:t>
            </w:r>
            <w:bookmarkEnd w:id="2"/>
            <w:r w:rsidRPr="4B16EFD2">
              <w:rPr>
                <w:rFonts w:eastAsia="Times New Roman"/>
                <w:lang w:val="en-IN" w:eastAsia="en-US"/>
              </w:rPr>
              <w:t xml:space="preserve"> “Certified”.</w:t>
            </w:r>
          </w:p>
        </w:tc>
        <w:tc>
          <w:tcPr>
            <w:tcW w:w="1310" w:type="dxa"/>
            <w:tcBorders>
              <w:top w:val="nil"/>
              <w:left w:val="nil"/>
              <w:bottom w:val="single" w:sz="4" w:space="0" w:color="auto"/>
              <w:right w:val="single" w:sz="4" w:space="0" w:color="auto"/>
            </w:tcBorders>
            <w:vAlign w:val="center"/>
            <w:hideMark/>
          </w:tcPr>
          <w:p w14:paraId="20473114"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6632940C"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rsidRPr="00E1509D" w14:paraId="3F3F0B66" w14:textId="77777777" w:rsidTr="580B7865">
        <w:trPr>
          <w:trHeight w:val="915"/>
        </w:trPr>
        <w:tc>
          <w:tcPr>
            <w:tcW w:w="525" w:type="dxa"/>
            <w:tcBorders>
              <w:top w:val="nil"/>
              <w:left w:val="single" w:sz="4" w:space="0" w:color="auto"/>
              <w:bottom w:val="single" w:sz="4" w:space="0" w:color="auto"/>
              <w:right w:val="single" w:sz="4" w:space="0" w:color="auto"/>
            </w:tcBorders>
            <w:vAlign w:val="center"/>
          </w:tcPr>
          <w:p w14:paraId="1D16376D" w14:textId="77777777" w:rsidR="00C5403D" w:rsidRDefault="00C5403D" w:rsidP="00C5403D">
            <w:pPr>
              <w:pStyle w:val="NoSpacing"/>
              <w:jc w:val="center"/>
            </w:pPr>
            <w:r>
              <w:t>12</w:t>
            </w:r>
          </w:p>
        </w:tc>
        <w:tc>
          <w:tcPr>
            <w:tcW w:w="7890" w:type="dxa"/>
            <w:tcBorders>
              <w:top w:val="nil"/>
              <w:left w:val="single" w:sz="4" w:space="0" w:color="auto"/>
              <w:bottom w:val="single" w:sz="4" w:space="0" w:color="auto"/>
              <w:right w:val="single" w:sz="4" w:space="0" w:color="auto"/>
            </w:tcBorders>
            <w:vAlign w:val="center"/>
            <w:hideMark/>
          </w:tcPr>
          <w:p w14:paraId="78591142" w14:textId="77777777" w:rsidR="00C5403D" w:rsidRPr="00060D54" w:rsidRDefault="00C5403D" w:rsidP="00EC650F">
            <w:pPr>
              <w:pStyle w:val="NoSpacing"/>
            </w:pPr>
            <w:r w:rsidRPr="00060D54">
              <w:t>Verify if a gateway is needed for your report (i.e., connect to Excel files in K-C network folder, or SQL Server database). If required, please submit your request by filling in the form (</w:t>
            </w:r>
            <w:hyperlink r:id="rId22" w:anchor="power-bi-gateway" w:history="1">
              <w:r w:rsidRPr="00060D54">
                <w:rPr>
                  <w:rStyle w:val="Hyperlink"/>
                </w:rPr>
                <w:t>please see Power BI Gateway &amp; the individual data source supporting documents</w:t>
              </w:r>
            </w:hyperlink>
            <w:r w:rsidRPr="00060D54">
              <w:t>).</w:t>
            </w:r>
          </w:p>
        </w:tc>
        <w:tc>
          <w:tcPr>
            <w:tcW w:w="1310" w:type="dxa"/>
            <w:tcBorders>
              <w:top w:val="nil"/>
              <w:left w:val="nil"/>
              <w:bottom w:val="single" w:sz="4" w:space="0" w:color="auto"/>
              <w:right w:val="single" w:sz="4" w:space="0" w:color="auto"/>
            </w:tcBorders>
            <w:vAlign w:val="center"/>
            <w:hideMark/>
          </w:tcPr>
          <w:p w14:paraId="0BF807D1"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455093B3"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00C5403D" w:rsidRPr="00E1509D" w14:paraId="2718D91A" w14:textId="77777777" w:rsidTr="580B7865">
        <w:trPr>
          <w:trHeight w:val="600"/>
        </w:trPr>
        <w:tc>
          <w:tcPr>
            <w:tcW w:w="525" w:type="dxa"/>
            <w:tcBorders>
              <w:top w:val="nil"/>
              <w:left w:val="single" w:sz="4" w:space="0" w:color="auto"/>
              <w:bottom w:val="single" w:sz="4" w:space="0" w:color="auto"/>
              <w:right w:val="single" w:sz="4" w:space="0" w:color="auto"/>
            </w:tcBorders>
            <w:vAlign w:val="center"/>
          </w:tcPr>
          <w:p w14:paraId="70A52BEE" w14:textId="77777777" w:rsidR="00C5403D" w:rsidRDefault="00C5403D" w:rsidP="580B7865">
            <w:pPr>
              <w:pStyle w:val="NoSpacing"/>
            </w:pPr>
            <w:r>
              <w:t>13</w:t>
            </w:r>
          </w:p>
        </w:tc>
        <w:tc>
          <w:tcPr>
            <w:tcW w:w="7890" w:type="dxa"/>
            <w:tcBorders>
              <w:top w:val="nil"/>
              <w:left w:val="single" w:sz="4" w:space="0" w:color="auto"/>
              <w:bottom w:val="single" w:sz="4" w:space="0" w:color="auto"/>
              <w:right w:val="single" w:sz="4" w:space="0" w:color="auto"/>
            </w:tcBorders>
            <w:vAlign w:val="center"/>
            <w:hideMark/>
          </w:tcPr>
          <w:p w14:paraId="0B934E89" w14:textId="77777777" w:rsidR="00C5403D" w:rsidRPr="00E1509D" w:rsidRDefault="00C5403D" w:rsidP="00EC650F">
            <w:pPr>
              <w:pStyle w:val="NoSpacing"/>
              <w:rPr>
                <w:lang w:eastAsia="en-US"/>
              </w:rPr>
            </w:pPr>
            <w:hyperlink r:id="rId23">
              <w:r w:rsidRPr="2F3D05C9">
                <w:rPr>
                  <w:rFonts w:eastAsia="Times New Roman"/>
                  <w:color w:val="0563C1"/>
                  <w:u w:val="single"/>
                  <w:lang w:eastAsia="en-US"/>
                </w:rPr>
                <w:t xml:space="preserve">If there is row-level security (RLS) implemented in your report, please provide the users mapping details to the BI Support team to configure in “Certified” workspace. </w:t>
              </w:r>
            </w:hyperlink>
          </w:p>
        </w:tc>
        <w:tc>
          <w:tcPr>
            <w:tcW w:w="1310" w:type="dxa"/>
            <w:tcBorders>
              <w:top w:val="nil"/>
              <w:left w:val="nil"/>
              <w:bottom w:val="single" w:sz="4" w:space="0" w:color="auto"/>
              <w:right w:val="single" w:sz="4" w:space="0" w:color="auto"/>
            </w:tcBorders>
            <w:vAlign w:val="center"/>
            <w:hideMark/>
          </w:tcPr>
          <w:p w14:paraId="2D38A806"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c>
          <w:tcPr>
            <w:tcW w:w="1187" w:type="dxa"/>
            <w:tcBorders>
              <w:top w:val="nil"/>
              <w:left w:val="nil"/>
              <w:bottom w:val="single" w:sz="4" w:space="0" w:color="auto"/>
              <w:right w:val="single" w:sz="4" w:space="0" w:color="auto"/>
            </w:tcBorders>
            <w:vAlign w:val="center"/>
            <w:hideMark/>
          </w:tcPr>
          <w:p w14:paraId="7192C83E" w14:textId="77777777" w:rsidR="00C5403D" w:rsidRPr="00E1509D" w:rsidRDefault="00C5403D" w:rsidP="00EC650F">
            <w:pPr>
              <w:pStyle w:val="NoSpacing"/>
              <w:rPr>
                <w:rFonts w:eastAsia="Times New Roman"/>
                <w:lang w:eastAsia="en-US"/>
              </w:rPr>
            </w:pPr>
            <w:r w:rsidRPr="00E1509D">
              <w:rPr>
                <w:rFonts w:cstheme="minorHAnsi"/>
                <w:lang w:eastAsia="en-US"/>
              </w:rPr>
              <w:t xml:space="preserve"> </w:t>
            </w:r>
          </w:p>
        </w:tc>
      </w:tr>
      <w:tr w:rsidR="2F3D05C9" w14:paraId="4338291D" w14:textId="77777777" w:rsidTr="580B7865">
        <w:trPr>
          <w:trHeight w:val="600"/>
        </w:trPr>
        <w:tc>
          <w:tcPr>
            <w:tcW w:w="525" w:type="dxa"/>
            <w:tcBorders>
              <w:top w:val="nil"/>
              <w:left w:val="single" w:sz="4" w:space="0" w:color="auto"/>
              <w:bottom w:val="single" w:sz="4" w:space="0" w:color="auto"/>
              <w:right w:val="single" w:sz="4" w:space="0" w:color="auto"/>
            </w:tcBorders>
            <w:vAlign w:val="center"/>
          </w:tcPr>
          <w:p w14:paraId="7CEE8141" w14:textId="4A046676" w:rsidR="3DC8B1E4" w:rsidRDefault="3DC8B1E4" w:rsidP="580B7865">
            <w:pPr>
              <w:pStyle w:val="NoSpacing"/>
            </w:pPr>
            <w:r>
              <w:t>14</w:t>
            </w:r>
          </w:p>
        </w:tc>
        <w:tc>
          <w:tcPr>
            <w:tcW w:w="7890" w:type="dxa"/>
            <w:tcBorders>
              <w:top w:val="nil"/>
              <w:left w:val="single" w:sz="4" w:space="0" w:color="auto"/>
              <w:bottom w:val="single" w:sz="4" w:space="0" w:color="auto"/>
              <w:right w:val="single" w:sz="4" w:space="0" w:color="auto"/>
            </w:tcBorders>
            <w:vAlign w:val="center"/>
            <w:hideMark/>
          </w:tcPr>
          <w:p w14:paraId="3DE5DC4D" w14:textId="42612CB3" w:rsidR="3DC8B1E4" w:rsidRDefault="3DC8B1E4" w:rsidP="2F3D05C9">
            <w:pPr>
              <w:pStyle w:val="NoSpacing"/>
            </w:pPr>
            <w:r>
              <w:t>Are all tables clearly laid out and easy to understand the relationships within the model view?</w:t>
            </w:r>
          </w:p>
        </w:tc>
        <w:tc>
          <w:tcPr>
            <w:tcW w:w="1310" w:type="dxa"/>
            <w:tcBorders>
              <w:top w:val="nil"/>
              <w:left w:val="nil"/>
              <w:bottom w:val="single" w:sz="4" w:space="0" w:color="auto"/>
              <w:right w:val="single" w:sz="4" w:space="0" w:color="auto"/>
            </w:tcBorders>
            <w:vAlign w:val="center"/>
            <w:hideMark/>
          </w:tcPr>
          <w:p w14:paraId="79A68246" w14:textId="134408AD" w:rsidR="2F3D05C9" w:rsidRDefault="2F3D05C9" w:rsidP="2F3D05C9">
            <w:pPr>
              <w:pStyle w:val="NoSpacing"/>
              <w:rPr>
                <w:lang w:eastAsia="en-US"/>
              </w:rPr>
            </w:pPr>
          </w:p>
        </w:tc>
        <w:tc>
          <w:tcPr>
            <w:tcW w:w="1187" w:type="dxa"/>
            <w:tcBorders>
              <w:top w:val="nil"/>
              <w:left w:val="nil"/>
              <w:bottom w:val="single" w:sz="4" w:space="0" w:color="auto"/>
              <w:right w:val="single" w:sz="4" w:space="0" w:color="auto"/>
            </w:tcBorders>
            <w:vAlign w:val="center"/>
            <w:hideMark/>
          </w:tcPr>
          <w:p w14:paraId="651F1586" w14:textId="1CB7159A" w:rsidR="2F3D05C9" w:rsidRDefault="2F3D05C9" w:rsidP="2F3D05C9">
            <w:pPr>
              <w:pStyle w:val="NoSpacing"/>
              <w:rPr>
                <w:lang w:eastAsia="en-US"/>
              </w:rPr>
            </w:pPr>
          </w:p>
        </w:tc>
      </w:tr>
      <w:tr w:rsidR="580B7865" w14:paraId="7902B78B" w14:textId="77777777" w:rsidTr="580B7865">
        <w:trPr>
          <w:trHeight w:val="300"/>
        </w:trPr>
        <w:tc>
          <w:tcPr>
            <w:tcW w:w="525" w:type="dxa"/>
            <w:tcBorders>
              <w:top w:val="nil"/>
              <w:left w:val="single" w:sz="4" w:space="0" w:color="auto"/>
              <w:bottom w:val="single" w:sz="4" w:space="0" w:color="auto"/>
              <w:right w:val="single" w:sz="4" w:space="0" w:color="auto"/>
            </w:tcBorders>
            <w:vAlign w:val="center"/>
          </w:tcPr>
          <w:p w14:paraId="27F29FA5" w14:textId="2D8018BC" w:rsidR="229C7B8F" w:rsidRDefault="229C7B8F" w:rsidP="580B7865">
            <w:pPr>
              <w:pStyle w:val="NoSpacing"/>
            </w:pPr>
            <w:r>
              <w:t>15</w:t>
            </w:r>
          </w:p>
        </w:tc>
        <w:tc>
          <w:tcPr>
            <w:tcW w:w="7890" w:type="dxa"/>
            <w:tcBorders>
              <w:top w:val="nil"/>
              <w:left w:val="single" w:sz="4" w:space="0" w:color="auto"/>
              <w:bottom w:val="single" w:sz="4" w:space="0" w:color="auto"/>
              <w:right w:val="single" w:sz="4" w:space="0" w:color="auto"/>
            </w:tcBorders>
            <w:vAlign w:val="center"/>
            <w:hideMark/>
          </w:tcPr>
          <w:p w14:paraId="3D5CAD97" w14:textId="09B7E69C" w:rsidR="229C7B8F" w:rsidRDefault="229C7B8F" w:rsidP="580B7865">
            <w:pPr>
              <w:pStyle w:val="NoSpacing"/>
              <w:rPr>
                <w:rFonts w:ascii="Calibri" w:eastAsia="Calibri" w:hAnsi="Calibri" w:cs="Calibri"/>
              </w:rPr>
            </w:pPr>
            <w:r>
              <w:t xml:space="preserve">Are all data sources used approved on the </w:t>
            </w:r>
            <w:hyperlink r:id="rId24">
              <w:r w:rsidRPr="580B7865">
                <w:rPr>
                  <w:rStyle w:val="Hyperlink"/>
                  <w:rFonts w:ascii="Calibri" w:eastAsia="Calibri" w:hAnsi="Calibri" w:cs="Calibri"/>
                </w:rPr>
                <w:t>Data Sources used in Power BI</w:t>
              </w:r>
            </w:hyperlink>
            <w:r w:rsidRPr="580B7865">
              <w:rPr>
                <w:rFonts w:ascii="Calibri" w:eastAsia="Calibri" w:hAnsi="Calibri" w:cs="Calibri"/>
              </w:rPr>
              <w:t xml:space="preserve"> page?</w:t>
            </w:r>
          </w:p>
        </w:tc>
        <w:tc>
          <w:tcPr>
            <w:tcW w:w="1310" w:type="dxa"/>
            <w:tcBorders>
              <w:top w:val="nil"/>
              <w:left w:val="nil"/>
              <w:bottom w:val="single" w:sz="4" w:space="0" w:color="auto"/>
              <w:right w:val="single" w:sz="4" w:space="0" w:color="auto"/>
            </w:tcBorders>
            <w:vAlign w:val="center"/>
            <w:hideMark/>
          </w:tcPr>
          <w:p w14:paraId="16DA72B6" w14:textId="51E09DFB" w:rsidR="580B7865" w:rsidRDefault="580B7865" w:rsidP="580B7865">
            <w:pPr>
              <w:pStyle w:val="NoSpacing"/>
              <w:rPr>
                <w:lang w:eastAsia="en-US"/>
              </w:rPr>
            </w:pPr>
          </w:p>
        </w:tc>
        <w:tc>
          <w:tcPr>
            <w:tcW w:w="1187" w:type="dxa"/>
            <w:tcBorders>
              <w:top w:val="nil"/>
              <w:left w:val="nil"/>
              <w:bottom w:val="single" w:sz="4" w:space="0" w:color="auto"/>
              <w:right w:val="single" w:sz="4" w:space="0" w:color="auto"/>
            </w:tcBorders>
            <w:vAlign w:val="center"/>
            <w:hideMark/>
          </w:tcPr>
          <w:p w14:paraId="712C40F0" w14:textId="6E577D90" w:rsidR="580B7865" w:rsidRDefault="580B7865" w:rsidP="580B7865">
            <w:pPr>
              <w:pStyle w:val="NoSpacing"/>
              <w:rPr>
                <w:lang w:eastAsia="en-US"/>
              </w:rPr>
            </w:pPr>
          </w:p>
        </w:tc>
      </w:tr>
    </w:tbl>
    <w:p w14:paraId="7F4D878B" w14:textId="77777777" w:rsidR="00C5403D" w:rsidRDefault="00C5403D" w:rsidP="00C5403D">
      <w:r>
        <w:br w:type="page"/>
      </w:r>
    </w:p>
    <w:p w14:paraId="5C55DC2D" w14:textId="77777777" w:rsidR="00C5403D" w:rsidRDefault="00C5403D" w:rsidP="00C5403D"/>
    <w:p w14:paraId="64EC8DC7" w14:textId="284F65DC" w:rsidR="00C5403D" w:rsidRDefault="00C5403D" w:rsidP="00C5403D">
      <w:pPr>
        <w:pStyle w:val="Heading1"/>
      </w:pPr>
      <w:bookmarkStart w:id="3" w:name="_Toc2079342408"/>
      <w:r>
        <w:t>Power</w:t>
      </w:r>
      <w:r w:rsidR="737C9864">
        <w:t xml:space="preserve"> </w:t>
      </w:r>
      <w:r>
        <w:t>Query</w:t>
      </w:r>
      <w:bookmarkEnd w:id="3"/>
    </w:p>
    <w:tbl>
      <w:tblPr>
        <w:tblW w:w="0" w:type="auto"/>
        <w:tblLayout w:type="fixed"/>
        <w:tblLook w:val="04A0" w:firstRow="1" w:lastRow="0" w:firstColumn="1" w:lastColumn="0" w:noHBand="0" w:noVBand="1"/>
      </w:tblPr>
      <w:tblGrid>
        <w:gridCol w:w="482"/>
        <w:gridCol w:w="7965"/>
        <w:gridCol w:w="1305"/>
        <w:gridCol w:w="1152"/>
      </w:tblGrid>
      <w:tr w:rsidR="00C5403D" w14:paraId="3927098B" w14:textId="77777777" w:rsidTr="2F3D05C9">
        <w:trPr>
          <w:trHeight w:val="345"/>
        </w:trPr>
        <w:tc>
          <w:tcPr>
            <w:tcW w:w="482"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6207E68E" w14:textId="77777777" w:rsidR="00C5403D" w:rsidRDefault="00C5403D" w:rsidP="00EC650F">
            <w:pPr>
              <w:spacing w:after="0"/>
              <w:jc w:val="right"/>
            </w:pPr>
            <w:r w:rsidRPr="581F0915">
              <w:rPr>
                <w:rFonts w:ascii="Calibri" w:eastAsia="Calibri" w:hAnsi="Calibri" w:cs="Calibri"/>
                <w:color w:val="FFFFFF" w:themeColor="background1"/>
                <w:lang w:val="en-IN"/>
              </w:rPr>
              <w:t>#</w:t>
            </w:r>
          </w:p>
        </w:tc>
        <w:tc>
          <w:tcPr>
            <w:tcW w:w="7965"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6424B890" w14:textId="77777777" w:rsidR="00C5403D" w:rsidRDefault="00C5403D" w:rsidP="00EC650F">
            <w:pPr>
              <w:spacing w:after="0"/>
            </w:pPr>
            <w:r w:rsidRPr="581F0915">
              <w:rPr>
                <w:rFonts w:ascii="Calibri" w:eastAsia="Calibri" w:hAnsi="Calibri" w:cs="Calibri"/>
                <w:color w:val="FFFFFF" w:themeColor="background1"/>
                <w:lang w:val="en-IN"/>
              </w:rPr>
              <w:t>Item</w:t>
            </w:r>
          </w:p>
        </w:tc>
        <w:tc>
          <w:tcPr>
            <w:tcW w:w="1305"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6FC96A7D" w14:textId="77777777" w:rsidR="00C5403D" w:rsidRDefault="00C5403D" w:rsidP="00EC650F">
            <w:pPr>
              <w:spacing w:after="0"/>
            </w:pPr>
            <w:r w:rsidRPr="581F0915">
              <w:rPr>
                <w:rFonts w:ascii="Segoe UI Symbol" w:eastAsia="Segoe UI Symbol" w:hAnsi="Segoe UI Symbol" w:cs="Segoe UI Symbol"/>
                <w:color w:val="FFFFFF" w:themeColor="background1"/>
              </w:rPr>
              <w:t>✔</w:t>
            </w:r>
            <w:r w:rsidRPr="581F0915">
              <w:rPr>
                <w:rFonts w:ascii="Calibri" w:eastAsia="Calibri" w:hAnsi="Calibri" w:cs="Calibri"/>
                <w:color w:val="FFFFFF" w:themeColor="background1"/>
              </w:rPr>
              <w:t xml:space="preserve">️/ </w:t>
            </w:r>
            <w:r w:rsidRPr="581F0915">
              <w:rPr>
                <w:rFonts w:ascii="Segoe UI Emoji" w:eastAsia="Segoe UI Emoji" w:hAnsi="Segoe UI Emoji" w:cs="Segoe UI Emoji"/>
                <w:color w:val="FFFFFF" w:themeColor="background1"/>
              </w:rPr>
              <w:t>❌</w:t>
            </w:r>
            <w:r w:rsidRPr="581F0915">
              <w:rPr>
                <w:rFonts w:ascii="Calibri" w:eastAsia="Calibri" w:hAnsi="Calibri" w:cs="Calibri"/>
                <w:color w:val="FFFFFF" w:themeColor="background1"/>
              </w:rPr>
              <w:t>/ NA</w:t>
            </w:r>
          </w:p>
        </w:tc>
        <w:tc>
          <w:tcPr>
            <w:tcW w:w="1152" w:type="dxa"/>
            <w:tcBorders>
              <w:top w:val="single" w:sz="8" w:space="0" w:color="auto"/>
              <w:left w:val="single" w:sz="8" w:space="0" w:color="auto"/>
              <w:bottom w:val="single" w:sz="8" w:space="0" w:color="auto"/>
              <w:right w:val="single" w:sz="8" w:space="0" w:color="auto"/>
            </w:tcBorders>
            <w:shd w:val="clear" w:color="auto" w:fill="000000" w:themeFill="text1"/>
            <w:tcMar>
              <w:left w:w="108" w:type="dxa"/>
              <w:right w:w="108" w:type="dxa"/>
            </w:tcMar>
            <w:vAlign w:val="center"/>
          </w:tcPr>
          <w:p w14:paraId="1D07391F" w14:textId="77777777" w:rsidR="00C5403D" w:rsidRDefault="00C5403D" w:rsidP="00EC650F">
            <w:pPr>
              <w:spacing w:after="0"/>
              <w:jc w:val="center"/>
            </w:pPr>
            <w:r w:rsidRPr="581F0915">
              <w:rPr>
                <w:rFonts w:ascii="Calibri" w:eastAsia="Calibri" w:hAnsi="Calibri" w:cs="Calibri"/>
                <w:color w:val="D0D0D0"/>
                <w:lang w:val="en-IN"/>
              </w:rPr>
              <w:t>&lt;&lt;Date&gt;&gt;</w:t>
            </w:r>
          </w:p>
        </w:tc>
      </w:tr>
      <w:tr w:rsidR="00C5403D" w14:paraId="71B1D64A" w14:textId="77777777" w:rsidTr="2F3D05C9">
        <w:trPr>
          <w:trHeight w:val="615"/>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9A5E493" w14:textId="77777777" w:rsidR="00C5403D" w:rsidRDefault="00C5403D" w:rsidP="00C5403D">
            <w:pPr>
              <w:pStyle w:val="NoSpacing"/>
              <w:jc w:val="center"/>
            </w:pPr>
            <w:r w:rsidRPr="581F0915">
              <w:rPr>
                <w:rFonts w:ascii="Calibri" w:eastAsia="Calibri" w:hAnsi="Calibri" w:cs="Calibri"/>
                <w:lang w:val="en-IN"/>
              </w:rPr>
              <w:t>1</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C3EB564" w14:textId="77777777" w:rsidR="00C5403D" w:rsidRDefault="00C5403D" w:rsidP="00EC650F">
            <w:pPr>
              <w:pStyle w:val="NoSpacing"/>
            </w:pPr>
            <w:r w:rsidRPr="581F0915">
              <w:rPr>
                <w:rFonts w:ascii="Calibri" w:eastAsia="Calibri" w:hAnsi="Calibri" w:cs="Calibri"/>
                <w:color w:val="000000" w:themeColor="text1"/>
                <w:lang w:val="en-IN"/>
              </w:rPr>
              <w:t xml:space="preserve">Are </w:t>
            </w:r>
            <w:r w:rsidRPr="581F0915">
              <w:rPr>
                <w:rFonts w:ascii="Calibri" w:eastAsia="Calibri" w:hAnsi="Calibri" w:cs="Calibri"/>
                <w:lang w:val="en-IN"/>
              </w:rPr>
              <w:t>parameters used for data connections? This is helpful when switching between databases/locations, and parameters can be changed within the Power BI Service.</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CC19CEF" w14:textId="77777777" w:rsidR="00C5403D" w:rsidRDefault="00C5403D" w:rsidP="00EC650F">
            <w:pPr>
              <w:pStyle w:val="NoSpacing"/>
            </w:pPr>
            <w:r w:rsidRPr="581F0915">
              <w:rPr>
                <w:rFonts w:ascii="Calibri" w:eastAsia="Calibri" w:hAnsi="Calibri" w:cs="Calibri"/>
                <w:color w:val="000000" w:themeColor="text1"/>
              </w:rPr>
              <w:t xml:space="preserve"> </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AAE7455" w14:textId="77777777" w:rsidR="00C5403D" w:rsidRDefault="00C5403D" w:rsidP="00EC650F">
            <w:pPr>
              <w:pStyle w:val="NoSpacing"/>
            </w:pPr>
            <w:r w:rsidRPr="581F0915">
              <w:rPr>
                <w:rFonts w:ascii="Calibri" w:eastAsia="Calibri" w:hAnsi="Calibri" w:cs="Calibri"/>
                <w:color w:val="000000" w:themeColor="text1"/>
              </w:rPr>
              <w:t xml:space="preserve"> </w:t>
            </w:r>
          </w:p>
        </w:tc>
      </w:tr>
      <w:tr w:rsidR="00C5403D" w14:paraId="5EADBF53" w14:textId="77777777" w:rsidTr="2F3D05C9">
        <w:trPr>
          <w:trHeight w:val="315"/>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76C6EC" w14:textId="77777777" w:rsidR="00C5403D" w:rsidRDefault="00C5403D" w:rsidP="00C5403D">
            <w:pPr>
              <w:pStyle w:val="NoSpacing"/>
              <w:jc w:val="center"/>
            </w:pPr>
            <w:r w:rsidRPr="581F0915">
              <w:rPr>
                <w:rFonts w:ascii="Calibri" w:eastAsia="Calibri" w:hAnsi="Calibri" w:cs="Calibri"/>
                <w:lang w:val="en-IN"/>
              </w:rPr>
              <w:t>2</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DBA3742" w14:textId="77777777" w:rsidR="00C5403D" w:rsidRDefault="00C5403D" w:rsidP="00EC650F">
            <w:pPr>
              <w:pStyle w:val="NoSpacing"/>
            </w:pPr>
            <w:r w:rsidRPr="581F0915">
              <w:rPr>
                <w:rFonts w:ascii="Calibri" w:eastAsia="Calibri" w:hAnsi="Calibri" w:cs="Calibri"/>
                <w:color w:val="000000" w:themeColor="text1"/>
                <w:lang w:val="en-IN"/>
              </w:rPr>
              <w:t>Are data transformations being applied in the data source rather than in PowerQuery, if possible?</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BE6AB8E" w14:textId="77777777" w:rsidR="00C5403D" w:rsidRDefault="00C5403D" w:rsidP="00EC650F">
            <w:pPr>
              <w:pStyle w:val="NoSpacing"/>
            </w:pPr>
            <w:r w:rsidRPr="581F0915">
              <w:rPr>
                <w:rFonts w:ascii="Calibri" w:eastAsia="Calibri" w:hAnsi="Calibri" w:cs="Calibri"/>
                <w:color w:val="000000" w:themeColor="text1"/>
              </w:rPr>
              <w:t xml:space="preserve"> </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B50327D" w14:textId="77777777" w:rsidR="00C5403D" w:rsidRDefault="00C5403D" w:rsidP="00EC650F">
            <w:pPr>
              <w:pStyle w:val="NoSpacing"/>
            </w:pPr>
            <w:r w:rsidRPr="581F0915">
              <w:rPr>
                <w:rFonts w:ascii="Calibri" w:eastAsia="Calibri" w:hAnsi="Calibri" w:cs="Calibri"/>
                <w:color w:val="000000" w:themeColor="text1"/>
              </w:rPr>
              <w:t xml:space="preserve"> </w:t>
            </w:r>
          </w:p>
        </w:tc>
      </w:tr>
      <w:tr w:rsidR="00C5403D" w14:paraId="228F462A" w14:textId="77777777" w:rsidTr="2F3D05C9">
        <w:trPr>
          <w:trHeight w:val="615"/>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A91ABCB" w14:textId="77777777" w:rsidR="00C5403D" w:rsidRDefault="00C5403D" w:rsidP="00C5403D">
            <w:pPr>
              <w:pStyle w:val="NoSpacing"/>
              <w:jc w:val="center"/>
            </w:pPr>
            <w:r w:rsidRPr="581F0915">
              <w:rPr>
                <w:rFonts w:ascii="Calibri" w:eastAsia="Calibri" w:hAnsi="Calibri" w:cs="Calibri"/>
                <w:lang w:val="en-IN"/>
              </w:rPr>
              <w:t>3</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1786004" w14:textId="77777777" w:rsidR="00C5403D" w:rsidRDefault="00C5403D" w:rsidP="00EC650F">
            <w:pPr>
              <w:pStyle w:val="NoSpacing"/>
            </w:pPr>
            <w:r w:rsidRPr="581F0915">
              <w:rPr>
                <w:rFonts w:ascii="Calibri" w:eastAsia="Calibri" w:hAnsi="Calibri" w:cs="Calibri"/>
                <w:color w:val="000000" w:themeColor="text1"/>
                <w:lang w:val="en-IN"/>
              </w:rPr>
              <w:t>Have all native SQL statements been saved back to the relational database platform as a view for reusability and change management?</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08480E" w14:textId="77777777" w:rsidR="00C5403D" w:rsidRDefault="00C5403D" w:rsidP="00EC650F">
            <w:pPr>
              <w:pStyle w:val="NoSpacing"/>
            </w:pPr>
            <w:r w:rsidRPr="581F0915">
              <w:rPr>
                <w:rFonts w:ascii="Calibri" w:eastAsia="Calibri" w:hAnsi="Calibri" w:cs="Calibri"/>
                <w:color w:val="000000" w:themeColor="text1"/>
              </w:rPr>
              <w:t xml:space="preserve"> </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2C10951" w14:textId="77777777" w:rsidR="00C5403D" w:rsidRDefault="00C5403D" w:rsidP="00EC650F">
            <w:pPr>
              <w:pStyle w:val="NoSpacing"/>
            </w:pPr>
            <w:r w:rsidRPr="581F0915">
              <w:rPr>
                <w:rFonts w:ascii="Calibri" w:eastAsia="Calibri" w:hAnsi="Calibri" w:cs="Calibri"/>
                <w:color w:val="000000" w:themeColor="text1"/>
              </w:rPr>
              <w:t xml:space="preserve"> </w:t>
            </w:r>
          </w:p>
        </w:tc>
      </w:tr>
      <w:tr w:rsidR="00C5403D" w14:paraId="01EA3EFD" w14:textId="77777777" w:rsidTr="2F3D05C9">
        <w:trPr>
          <w:trHeight w:val="615"/>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8375A6" w14:textId="77777777" w:rsidR="00C5403D" w:rsidRDefault="00C5403D" w:rsidP="00C5403D">
            <w:pPr>
              <w:pStyle w:val="NoSpacing"/>
              <w:jc w:val="center"/>
            </w:pPr>
            <w:r w:rsidRPr="581F0915">
              <w:rPr>
                <w:rFonts w:ascii="Calibri" w:eastAsia="Calibri" w:hAnsi="Calibri" w:cs="Calibri"/>
                <w:lang w:val="en-IN"/>
              </w:rPr>
              <w:t>4</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7454A94" w14:textId="77777777" w:rsidR="00C5403D" w:rsidRDefault="00C5403D" w:rsidP="00EC650F">
            <w:pPr>
              <w:pStyle w:val="NoSpacing"/>
            </w:pPr>
            <w:r w:rsidRPr="581F0915">
              <w:rPr>
                <w:rFonts w:ascii="Calibri" w:eastAsia="Calibri" w:hAnsi="Calibri" w:cs="Calibri"/>
              </w:rPr>
              <w:t xml:space="preserve">Ensure that there are no errors in the report (i.e., Errors screenshots below). Reference: </w:t>
            </w:r>
            <w:hyperlink r:id="rId25">
              <w:r w:rsidRPr="581F0915">
                <w:rPr>
                  <w:rStyle w:val="Hyperlink"/>
                  <w:rFonts w:ascii="Calibri" w:eastAsia="Calibri" w:hAnsi="Calibri" w:cs="Calibri"/>
                  <w:color w:val="0563C1"/>
                </w:rPr>
                <w:t>Dealing with errors in Power Query</w:t>
              </w:r>
            </w:hyperlink>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84AF18B" w14:textId="77777777" w:rsidR="00C5403D" w:rsidRDefault="00C5403D" w:rsidP="00EC650F">
            <w:pPr>
              <w:pStyle w:val="NoSpacing"/>
            </w:pPr>
            <w:r w:rsidRPr="581F0915">
              <w:rPr>
                <w:rFonts w:ascii="Calibri" w:eastAsia="Calibri" w:hAnsi="Calibri" w:cs="Calibri"/>
                <w:color w:val="000000" w:themeColor="text1"/>
              </w:rPr>
              <w:t xml:space="preserve"> </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E216346" w14:textId="77777777" w:rsidR="00C5403D" w:rsidRDefault="00C5403D" w:rsidP="00EC650F">
            <w:pPr>
              <w:pStyle w:val="NoSpacing"/>
            </w:pPr>
            <w:r w:rsidRPr="581F0915">
              <w:rPr>
                <w:rFonts w:ascii="Calibri" w:eastAsia="Calibri" w:hAnsi="Calibri" w:cs="Calibri"/>
                <w:color w:val="000000" w:themeColor="text1"/>
              </w:rPr>
              <w:t xml:space="preserve"> </w:t>
            </w:r>
          </w:p>
        </w:tc>
      </w:tr>
      <w:tr w:rsidR="00C5403D" w14:paraId="799AC266" w14:textId="77777777" w:rsidTr="2F3D05C9">
        <w:trPr>
          <w:trHeight w:val="615"/>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27F1920" w14:textId="77777777" w:rsidR="00C5403D" w:rsidRDefault="00C5403D" w:rsidP="00C5403D">
            <w:pPr>
              <w:pStyle w:val="NoSpacing"/>
              <w:jc w:val="center"/>
            </w:pPr>
            <w:r w:rsidRPr="581F0915">
              <w:rPr>
                <w:rFonts w:ascii="Calibri" w:eastAsia="Calibri" w:hAnsi="Calibri" w:cs="Calibri"/>
                <w:lang w:val="en-IN"/>
              </w:rPr>
              <w:t>5</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F3905C" w14:textId="77777777" w:rsidR="00C5403D" w:rsidRDefault="00C5403D" w:rsidP="00EC650F">
            <w:pPr>
              <w:pStyle w:val="NoSpacing"/>
            </w:pPr>
            <w:r w:rsidRPr="581F0915">
              <w:rPr>
                <w:rFonts w:ascii="Calibri" w:eastAsia="Calibri" w:hAnsi="Calibri" w:cs="Calibri"/>
              </w:rPr>
              <w:t xml:space="preserve">For Direct Query mode, consider enabling query reduction technique (i.e., Add a single Apply button to the filter pane to apply changes at once). Reference video: </w:t>
            </w:r>
            <w:hyperlink r:id="rId26">
              <w:r w:rsidRPr="581F0915">
                <w:rPr>
                  <w:rStyle w:val="Hyperlink"/>
                  <w:rFonts w:ascii="Calibri" w:eastAsia="Calibri" w:hAnsi="Calibri" w:cs="Calibri"/>
                  <w:color w:val="0563C1"/>
                </w:rPr>
                <w:t>Power BI query reduction when using DirectQuery - YouTube</w:t>
              </w:r>
            </w:hyperlink>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AF5D897" w14:textId="77777777" w:rsidR="00C5403D" w:rsidRDefault="00C5403D" w:rsidP="00EC650F">
            <w:pPr>
              <w:pStyle w:val="NoSpacing"/>
            </w:pPr>
            <w:r w:rsidRPr="581F0915">
              <w:rPr>
                <w:rFonts w:ascii="Calibri" w:eastAsia="Calibri" w:hAnsi="Calibri" w:cs="Calibri"/>
                <w:color w:val="000000" w:themeColor="text1"/>
              </w:rPr>
              <w:t xml:space="preserve"> </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82D10E" w14:textId="77777777" w:rsidR="00C5403D" w:rsidRDefault="00C5403D" w:rsidP="00EC650F">
            <w:pPr>
              <w:pStyle w:val="NoSpacing"/>
            </w:pPr>
            <w:r w:rsidRPr="581F0915">
              <w:rPr>
                <w:rFonts w:ascii="Calibri" w:eastAsia="Calibri" w:hAnsi="Calibri" w:cs="Calibri"/>
                <w:color w:val="000000" w:themeColor="text1"/>
              </w:rPr>
              <w:t xml:space="preserve"> </w:t>
            </w:r>
          </w:p>
        </w:tc>
      </w:tr>
      <w:tr w:rsidR="00C5403D" w14:paraId="20E25648" w14:textId="77777777" w:rsidTr="2F3D05C9">
        <w:trPr>
          <w:trHeight w:val="600"/>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20CBB9" w14:textId="77777777" w:rsidR="00C5403D" w:rsidRDefault="00C5403D" w:rsidP="00C5403D">
            <w:pPr>
              <w:pStyle w:val="NoSpacing"/>
              <w:jc w:val="center"/>
            </w:pPr>
            <w:r w:rsidRPr="581F0915">
              <w:rPr>
                <w:rFonts w:ascii="Calibri" w:eastAsia="Calibri" w:hAnsi="Calibri" w:cs="Calibri"/>
                <w:lang w:val="en-IN"/>
              </w:rPr>
              <w:t>6</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345E09" w14:textId="23557008" w:rsidR="00C5403D" w:rsidRDefault="008978CA" w:rsidP="00EC650F">
            <w:pPr>
              <w:pStyle w:val="NoSpacing"/>
            </w:pPr>
            <w:r>
              <w:rPr>
                <w:rFonts w:ascii="Calibri" w:eastAsia="Calibri" w:hAnsi="Calibri" w:cs="Calibri"/>
                <w:color w:val="000000" w:themeColor="text1"/>
              </w:rPr>
              <w:t>For</w:t>
            </w:r>
            <w:r w:rsidR="00C5403D" w:rsidRPr="581F0915">
              <w:rPr>
                <w:rFonts w:ascii="Calibri" w:eastAsia="Calibri" w:hAnsi="Calibri" w:cs="Calibri"/>
                <w:color w:val="000000" w:themeColor="text1"/>
              </w:rPr>
              <w:t xml:space="preserve"> </w:t>
            </w:r>
            <w:hyperlink r:id="rId27">
              <w:r w:rsidR="00C5403D" w:rsidRPr="581F0915">
                <w:rPr>
                  <w:rStyle w:val="Hyperlink"/>
                  <w:rFonts w:ascii="Calibri" w:eastAsia="Calibri" w:hAnsi="Calibri" w:cs="Calibri"/>
                  <w:color w:val="0563C1"/>
                </w:rPr>
                <w:t>transport to Certified workspace</w:t>
              </w:r>
            </w:hyperlink>
            <w:r w:rsidR="00C5403D" w:rsidRPr="581F0915">
              <w:rPr>
                <w:rFonts w:ascii="Calibri" w:eastAsia="Calibri" w:hAnsi="Calibri" w:cs="Calibri"/>
                <w:color w:val="000000" w:themeColor="text1"/>
              </w:rPr>
              <w:t xml:space="preserve">, </w:t>
            </w:r>
            <w:r>
              <w:rPr>
                <w:rFonts w:ascii="Calibri" w:eastAsia="Calibri" w:hAnsi="Calibri" w:cs="Calibri"/>
                <w:color w:val="000000" w:themeColor="text1"/>
              </w:rPr>
              <w:t>p</w:t>
            </w:r>
            <w:r w:rsidRPr="008978CA">
              <w:rPr>
                <w:rFonts w:ascii="Calibri" w:eastAsia="Calibri" w:hAnsi="Calibri" w:cs="Calibri"/>
                <w:color w:val="000000" w:themeColor="text1"/>
              </w:rPr>
              <w:t>lease review this document ​​​​</w:t>
            </w:r>
            <w:hyperlink r:id="rId28" w:tgtFrame="_blank" w:history="1">
              <w:r w:rsidRPr="008978CA">
                <w:rPr>
                  <w:rStyle w:val="Hyperlink"/>
                  <w:rFonts w:ascii="Calibri" w:eastAsia="Calibri" w:hAnsi="Calibri" w:cs="Calibri"/>
                </w:rPr>
                <w:t>​​​​​​​​​​​​​​How to schedule refreshes to Certified using OKTA Delegated Authentication App</w:t>
              </w:r>
            </w:hyperlink>
            <w:r w:rsidRPr="008978CA">
              <w:rPr>
                <w:rFonts w:ascii="Calibri" w:eastAsia="Calibri" w:hAnsi="Calibri" w:cs="Calibri"/>
                <w:color w:val="000000" w:themeColor="text1"/>
              </w:rPr>
              <w:t xml:space="preserve"> that a Non-User ID</w:t>
            </w:r>
            <w:r w:rsidR="001E15CA">
              <w:rPr>
                <w:rFonts w:ascii="Calibri" w:eastAsia="Calibri" w:hAnsi="Calibri" w:cs="Calibri"/>
                <w:color w:val="000000" w:themeColor="text1"/>
              </w:rPr>
              <w:t xml:space="preserve"> is required</w:t>
            </w:r>
            <w:r w:rsidRPr="008978CA">
              <w:rPr>
                <w:rFonts w:ascii="Calibri" w:eastAsia="Calibri" w:hAnsi="Calibri" w:cs="Calibri"/>
                <w:color w:val="000000" w:themeColor="text1"/>
              </w:rPr>
              <w:t xml:space="preserve"> for the semantic models</w:t>
            </w:r>
            <w:r w:rsidR="001E15CA">
              <w:rPr>
                <w:rFonts w:ascii="Calibri" w:eastAsia="Calibri" w:hAnsi="Calibri" w:cs="Calibri"/>
                <w:color w:val="000000" w:themeColor="text1"/>
              </w:rPr>
              <w:t xml:space="preserve"> and dataflows</w:t>
            </w:r>
            <w:r w:rsidRPr="008978CA">
              <w:rPr>
                <w:rFonts w:ascii="Calibri" w:eastAsia="Calibri" w:hAnsi="Calibri" w:cs="Calibri"/>
                <w:color w:val="000000" w:themeColor="text1"/>
              </w:rPr>
              <w:t xml:space="preserve"> in the Certified workspace to access data or perform scheduled refreshes.</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085357" w14:textId="77777777" w:rsidR="00C5403D" w:rsidRDefault="00C5403D" w:rsidP="00EC650F">
            <w:pPr>
              <w:pStyle w:val="NoSpacing"/>
            </w:pPr>
            <w:r w:rsidRPr="581F0915">
              <w:rPr>
                <w:rFonts w:ascii="Calibri" w:eastAsia="Calibri" w:hAnsi="Calibri" w:cs="Calibri"/>
                <w:color w:val="000000" w:themeColor="text1"/>
              </w:rPr>
              <w:t xml:space="preserve"> </w:t>
            </w: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07202CE" w14:textId="77777777" w:rsidR="00C5403D" w:rsidRDefault="00C5403D" w:rsidP="00EC650F">
            <w:pPr>
              <w:pStyle w:val="NoSpacing"/>
              <w:rPr>
                <w:rFonts w:ascii="Calibri" w:eastAsia="Calibri" w:hAnsi="Calibri" w:cs="Calibri"/>
                <w:color w:val="000000" w:themeColor="text1"/>
              </w:rPr>
            </w:pPr>
          </w:p>
        </w:tc>
      </w:tr>
      <w:tr w:rsidR="76EB98B1" w14:paraId="075A8C93" w14:textId="77777777" w:rsidTr="2F3D05C9">
        <w:trPr>
          <w:trHeight w:val="600"/>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27E1A83" w14:textId="6DC2F1D7" w:rsidR="13BDA29B" w:rsidRDefault="13BDA29B" w:rsidP="76EB98B1">
            <w:pPr>
              <w:pStyle w:val="NoSpacing"/>
              <w:jc w:val="center"/>
              <w:rPr>
                <w:rFonts w:ascii="Calibri" w:eastAsia="Calibri" w:hAnsi="Calibri" w:cs="Calibri"/>
                <w:lang w:val="en-IN"/>
              </w:rPr>
            </w:pPr>
            <w:r w:rsidRPr="76EB98B1">
              <w:rPr>
                <w:rFonts w:ascii="Calibri" w:eastAsia="Calibri" w:hAnsi="Calibri" w:cs="Calibri"/>
                <w:lang w:val="en-IN"/>
              </w:rPr>
              <w:t>7</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141193EA" w14:textId="33C710F2" w:rsidR="13BDA29B" w:rsidRDefault="13BDA29B" w:rsidP="76EB98B1">
            <w:pPr>
              <w:pStyle w:val="NoSpacing"/>
              <w:rPr>
                <w:rFonts w:ascii="Calibri" w:eastAsia="Calibri" w:hAnsi="Calibri" w:cs="Calibri"/>
                <w:color w:val="000000" w:themeColor="text1"/>
              </w:rPr>
            </w:pPr>
            <w:r w:rsidRPr="76EB98B1">
              <w:rPr>
                <w:rFonts w:ascii="Calibri" w:eastAsia="Calibri" w:hAnsi="Calibri" w:cs="Calibri"/>
                <w:color w:val="000000" w:themeColor="text1"/>
              </w:rPr>
              <w:t xml:space="preserve">Have you </w:t>
            </w:r>
            <w:hyperlink r:id="rId29">
              <w:r w:rsidRPr="76EB98B1">
                <w:rPr>
                  <w:rStyle w:val="Hyperlink"/>
                  <w:rFonts w:ascii="Calibri" w:eastAsia="Calibri" w:hAnsi="Calibri" w:cs="Calibri"/>
                </w:rPr>
                <w:t>avoided the use of the “Any” data type</w:t>
              </w:r>
            </w:hyperlink>
            <w:r w:rsidRPr="76EB98B1">
              <w:rPr>
                <w:rFonts w:ascii="Calibri" w:eastAsia="Calibri" w:hAnsi="Calibri" w:cs="Calibri"/>
                <w:color w:val="000000" w:themeColor="text1"/>
              </w:rPr>
              <w:t>? All columns should have well defined data types, and “Any” should be avoided.</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EC1835F" w14:textId="6A6B6A13" w:rsidR="76EB98B1" w:rsidRDefault="76EB98B1" w:rsidP="76EB98B1">
            <w:pPr>
              <w:pStyle w:val="NoSpacing"/>
              <w:rPr>
                <w:rFonts w:ascii="Calibri" w:eastAsia="Calibri" w:hAnsi="Calibri" w:cs="Calibri"/>
                <w:color w:val="000000" w:themeColor="text1"/>
              </w:rPr>
            </w:pP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155CDC" w14:textId="7053EEE8" w:rsidR="76EB98B1" w:rsidRDefault="76EB98B1" w:rsidP="76EB98B1">
            <w:pPr>
              <w:pStyle w:val="NoSpacing"/>
              <w:rPr>
                <w:rFonts w:ascii="Calibri" w:eastAsia="Calibri" w:hAnsi="Calibri" w:cs="Calibri"/>
                <w:color w:val="000000" w:themeColor="text1"/>
              </w:rPr>
            </w:pPr>
          </w:p>
        </w:tc>
      </w:tr>
      <w:tr w:rsidR="2F3D05C9" w14:paraId="600B7B9B" w14:textId="77777777" w:rsidTr="2F3D05C9">
        <w:trPr>
          <w:trHeight w:val="600"/>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EC1F669" w14:textId="7F62E9D0" w:rsidR="7D9C7389" w:rsidRDefault="7D9C7389" w:rsidP="2F3D05C9">
            <w:pPr>
              <w:pStyle w:val="NoSpacing"/>
              <w:jc w:val="center"/>
              <w:rPr>
                <w:rFonts w:ascii="Calibri" w:eastAsia="Calibri" w:hAnsi="Calibri" w:cs="Calibri"/>
                <w:lang w:val="en-IN"/>
              </w:rPr>
            </w:pPr>
            <w:r w:rsidRPr="2F3D05C9">
              <w:rPr>
                <w:rFonts w:ascii="Calibri" w:eastAsia="Calibri" w:hAnsi="Calibri" w:cs="Calibri"/>
                <w:lang w:val="en-IN"/>
              </w:rPr>
              <w:t>8</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24D24B4A" w14:textId="24099B45" w:rsidR="65FD7909" w:rsidRDefault="65FD7909" w:rsidP="2F3D05C9">
            <w:pPr>
              <w:pStyle w:val="NoSpacing"/>
              <w:rPr>
                <w:rFonts w:ascii="Calibri" w:eastAsia="Calibri" w:hAnsi="Calibri" w:cs="Calibri"/>
                <w:color w:val="000000" w:themeColor="text1"/>
              </w:rPr>
            </w:pPr>
            <w:r w:rsidRPr="2F3D05C9">
              <w:rPr>
                <w:rFonts w:ascii="Calibri" w:eastAsia="Calibri" w:hAnsi="Calibri" w:cs="Calibri"/>
                <w:color w:val="000000" w:themeColor="text1"/>
              </w:rPr>
              <w:t xml:space="preserve">Have all PowerQuery steps that are performing the same actions (renaming, removing, etc.) being performed on single steps rather than multiple ones per </w:t>
            </w:r>
            <w:hyperlink r:id="rId30">
              <w:r w:rsidRPr="2F3D05C9">
                <w:rPr>
                  <w:rStyle w:val="Hyperlink"/>
                  <w:rFonts w:ascii="Calibri" w:eastAsia="Calibri" w:hAnsi="Calibri" w:cs="Calibri"/>
                </w:rPr>
                <w:t>Data Modeling Best Practices</w:t>
              </w:r>
            </w:hyperlink>
            <w:r w:rsidRPr="2F3D05C9">
              <w:rPr>
                <w:rFonts w:ascii="Calibri" w:eastAsia="Calibri" w:hAnsi="Calibri" w:cs="Calibri"/>
                <w:color w:val="000000" w:themeColor="text1"/>
              </w:rPr>
              <w:t>?</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3ADF5806" w14:textId="7C0826D0" w:rsidR="2F3D05C9" w:rsidRDefault="2F3D05C9" w:rsidP="2F3D05C9">
            <w:pPr>
              <w:pStyle w:val="NoSpacing"/>
              <w:rPr>
                <w:rFonts w:ascii="Calibri" w:eastAsia="Calibri" w:hAnsi="Calibri" w:cs="Calibri"/>
                <w:color w:val="000000" w:themeColor="text1"/>
              </w:rPr>
            </w:pP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6D943186" w14:textId="57444DD1" w:rsidR="2F3D05C9" w:rsidRDefault="2F3D05C9" w:rsidP="2F3D05C9">
            <w:pPr>
              <w:pStyle w:val="NoSpacing"/>
              <w:rPr>
                <w:rFonts w:ascii="Calibri" w:eastAsia="Calibri" w:hAnsi="Calibri" w:cs="Calibri"/>
                <w:color w:val="000000" w:themeColor="text1"/>
              </w:rPr>
            </w:pPr>
          </w:p>
        </w:tc>
      </w:tr>
      <w:tr w:rsidR="2F3D05C9" w14:paraId="4416767D" w14:textId="77777777" w:rsidTr="2F3D05C9">
        <w:trPr>
          <w:trHeight w:val="600"/>
        </w:trPr>
        <w:tc>
          <w:tcPr>
            <w:tcW w:w="48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5E1D8EEB" w14:textId="3AA5AAF2" w:rsidR="7D8E3A6F" w:rsidRDefault="7D8E3A6F" w:rsidP="2F3D05C9">
            <w:pPr>
              <w:pStyle w:val="NoSpacing"/>
              <w:jc w:val="center"/>
              <w:rPr>
                <w:rFonts w:ascii="Calibri" w:eastAsia="Calibri" w:hAnsi="Calibri" w:cs="Calibri"/>
                <w:lang w:val="en-IN"/>
              </w:rPr>
            </w:pPr>
            <w:r w:rsidRPr="2F3D05C9">
              <w:rPr>
                <w:rFonts w:ascii="Calibri" w:eastAsia="Calibri" w:hAnsi="Calibri" w:cs="Calibri"/>
                <w:lang w:val="en-IN"/>
              </w:rPr>
              <w:t>9</w:t>
            </w:r>
          </w:p>
        </w:tc>
        <w:tc>
          <w:tcPr>
            <w:tcW w:w="796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BB7A9DD" w14:textId="5ED76078" w:rsidR="7D8E3A6F" w:rsidRDefault="7D8E3A6F" w:rsidP="2F3D05C9">
            <w:pPr>
              <w:pStyle w:val="NoSpacing"/>
              <w:rPr>
                <w:rFonts w:ascii="Calibri" w:eastAsia="Calibri" w:hAnsi="Calibri" w:cs="Calibri"/>
                <w:color w:val="000000" w:themeColor="text1"/>
              </w:rPr>
            </w:pPr>
            <w:r w:rsidRPr="2F3D05C9">
              <w:rPr>
                <w:rFonts w:ascii="Calibri" w:eastAsia="Calibri" w:hAnsi="Calibri" w:cs="Calibri"/>
                <w:color w:val="000000" w:themeColor="text1"/>
              </w:rPr>
              <w:t xml:space="preserve">Have all sorting steps in PowerQuery been removed unless there is some specific reason for the implementation </w:t>
            </w:r>
            <w:r w:rsidR="52407F5F" w:rsidRPr="2F3D05C9">
              <w:rPr>
                <w:rFonts w:ascii="Calibri" w:eastAsia="Calibri" w:hAnsi="Calibri" w:cs="Calibri"/>
                <w:color w:val="000000" w:themeColor="text1"/>
              </w:rPr>
              <w:t>of</w:t>
            </w:r>
            <w:r w:rsidRPr="2F3D05C9">
              <w:rPr>
                <w:rFonts w:ascii="Calibri" w:eastAsia="Calibri" w:hAnsi="Calibri" w:cs="Calibri"/>
                <w:color w:val="000000" w:themeColor="text1"/>
              </w:rPr>
              <w:t xml:space="preserve"> PowerQuery functions?</w:t>
            </w:r>
          </w:p>
        </w:tc>
        <w:tc>
          <w:tcPr>
            <w:tcW w:w="1305"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0DB3528A" w14:textId="14B78F58" w:rsidR="2F3D05C9" w:rsidRDefault="2F3D05C9" w:rsidP="2F3D05C9">
            <w:pPr>
              <w:pStyle w:val="NoSpacing"/>
              <w:rPr>
                <w:rFonts w:ascii="Calibri" w:eastAsia="Calibri" w:hAnsi="Calibri" w:cs="Calibri"/>
                <w:color w:val="000000" w:themeColor="text1"/>
              </w:rPr>
            </w:pPr>
          </w:p>
        </w:tc>
        <w:tc>
          <w:tcPr>
            <w:tcW w:w="1152" w:type="dxa"/>
            <w:tcBorders>
              <w:top w:val="single" w:sz="8" w:space="0" w:color="auto"/>
              <w:left w:val="single" w:sz="8" w:space="0" w:color="auto"/>
              <w:bottom w:val="single" w:sz="8" w:space="0" w:color="auto"/>
              <w:right w:val="single" w:sz="8" w:space="0" w:color="auto"/>
            </w:tcBorders>
            <w:tcMar>
              <w:left w:w="108" w:type="dxa"/>
              <w:right w:w="108" w:type="dxa"/>
            </w:tcMar>
            <w:vAlign w:val="center"/>
          </w:tcPr>
          <w:p w14:paraId="41881330" w14:textId="03422420" w:rsidR="2F3D05C9" w:rsidRDefault="2F3D05C9" w:rsidP="2F3D05C9">
            <w:pPr>
              <w:pStyle w:val="NoSpacing"/>
              <w:rPr>
                <w:rFonts w:ascii="Calibri" w:eastAsia="Calibri" w:hAnsi="Calibri" w:cs="Calibri"/>
                <w:color w:val="000000" w:themeColor="text1"/>
              </w:rPr>
            </w:pPr>
          </w:p>
        </w:tc>
      </w:tr>
    </w:tbl>
    <w:p w14:paraId="2614B989" w14:textId="77777777" w:rsidR="00C5403D" w:rsidRDefault="00C5403D" w:rsidP="00C5403D">
      <w:pPr>
        <w:rPr>
          <w:lang w:eastAsia="en-US"/>
        </w:rPr>
      </w:pPr>
    </w:p>
    <w:p w14:paraId="041E8B26" w14:textId="77777777" w:rsidR="00C5403D" w:rsidRDefault="00C5403D" w:rsidP="00C5403D">
      <w:pPr>
        <w:pStyle w:val="Heading1"/>
      </w:pPr>
      <w:bookmarkStart w:id="4" w:name="_Toc749660221"/>
      <w:r>
        <w:t>Performance</w:t>
      </w:r>
      <w:bookmarkEnd w:id="4"/>
    </w:p>
    <w:tbl>
      <w:tblPr>
        <w:tblW w:w="10902" w:type="dxa"/>
        <w:tblLook w:val="04A0" w:firstRow="1" w:lastRow="0" w:firstColumn="1" w:lastColumn="0" w:noHBand="0" w:noVBand="1"/>
      </w:tblPr>
      <w:tblGrid>
        <w:gridCol w:w="525"/>
        <w:gridCol w:w="7920"/>
        <w:gridCol w:w="1305"/>
        <w:gridCol w:w="1152"/>
      </w:tblGrid>
      <w:tr w:rsidR="00C5403D" w:rsidRPr="00355DC3" w14:paraId="5931F6BD" w14:textId="77777777" w:rsidTr="73F643E6">
        <w:trPr>
          <w:trHeight w:val="345"/>
        </w:trPr>
        <w:tc>
          <w:tcPr>
            <w:tcW w:w="52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2CCE422" w14:textId="77777777" w:rsidR="00C5403D" w:rsidRDefault="00C5403D" w:rsidP="00EC650F">
            <w:pPr>
              <w:spacing w:after="0"/>
              <w:jc w:val="right"/>
            </w:pPr>
            <w:r w:rsidRPr="581F0915">
              <w:rPr>
                <w:rFonts w:ascii="Calibri" w:eastAsia="Calibri" w:hAnsi="Calibri" w:cs="Calibri"/>
                <w:color w:val="FFFFFF" w:themeColor="background1"/>
                <w:lang w:val="en-IN"/>
              </w:rPr>
              <w:t>#</w:t>
            </w:r>
          </w:p>
        </w:tc>
        <w:tc>
          <w:tcPr>
            <w:tcW w:w="7920"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2958B017" w14:textId="77777777" w:rsidR="00C5403D" w:rsidRPr="00355DC3" w:rsidRDefault="00C5403D" w:rsidP="00EC650F">
            <w:pPr>
              <w:spacing w:after="0" w:line="240" w:lineRule="auto"/>
              <w:rPr>
                <w:rFonts w:ascii="Calibri" w:eastAsia="Times New Roman" w:hAnsi="Calibri" w:cs="Calibri"/>
                <w:color w:val="FFFFFF"/>
                <w:lang w:eastAsia="en-US"/>
              </w:rPr>
            </w:pPr>
            <w:r w:rsidRPr="00355DC3">
              <w:rPr>
                <w:rFonts w:ascii="Calibri" w:eastAsia="Times New Roman" w:hAnsi="Calibri" w:cs="Calibri"/>
                <w:color w:val="FFFFFF"/>
                <w:lang w:val="en-IN" w:eastAsia="en-US"/>
              </w:rPr>
              <w:t>Item</w:t>
            </w:r>
          </w:p>
        </w:tc>
        <w:tc>
          <w:tcPr>
            <w:tcW w:w="1305" w:type="dxa"/>
            <w:tcBorders>
              <w:top w:val="single" w:sz="4" w:space="0" w:color="auto"/>
              <w:left w:val="nil"/>
              <w:bottom w:val="single" w:sz="4" w:space="0" w:color="auto"/>
              <w:right w:val="single" w:sz="4" w:space="0" w:color="auto"/>
            </w:tcBorders>
            <w:shd w:val="clear" w:color="auto" w:fill="000000" w:themeFill="text1"/>
            <w:vAlign w:val="center"/>
            <w:hideMark/>
          </w:tcPr>
          <w:p w14:paraId="4A681DA0" w14:textId="77777777" w:rsidR="00C5403D" w:rsidRPr="00355DC3" w:rsidRDefault="00C5403D" w:rsidP="00EC650F">
            <w:pPr>
              <w:spacing w:after="0" w:line="240" w:lineRule="auto"/>
              <w:rPr>
                <w:rFonts w:ascii="Segoe UI Symbol" w:eastAsia="Times New Roman" w:hAnsi="Segoe UI Symbol" w:cs="Calibri"/>
                <w:color w:val="FFFFFF"/>
                <w:lang w:eastAsia="en-US"/>
              </w:rPr>
            </w:pPr>
            <w:r w:rsidRPr="00355DC3">
              <w:rPr>
                <w:rFonts w:ascii="Segoe UI Symbol" w:eastAsia="Times New Roman" w:hAnsi="Segoe UI Symbol" w:cs="Calibri"/>
                <w:color w:val="FFFFFF"/>
                <w:lang w:eastAsia="en-US"/>
              </w:rPr>
              <w:t>✔</w:t>
            </w:r>
            <w:r w:rsidRPr="00355DC3">
              <w:rPr>
                <w:rFonts w:ascii="Calibri" w:eastAsia="Times New Roman" w:hAnsi="Calibri" w:cs="Calibri"/>
                <w:color w:val="FFFFFF"/>
                <w:lang w:eastAsia="en-US"/>
              </w:rPr>
              <w:t xml:space="preserve">️/ </w:t>
            </w:r>
            <w:r w:rsidRPr="00355DC3">
              <w:rPr>
                <w:rFonts w:ascii="Segoe UI Emoji" w:eastAsia="Times New Roman" w:hAnsi="Segoe UI Emoji" w:cs="Calibri"/>
                <w:color w:val="FFFFFF"/>
                <w:lang w:eastAsia="en-US"/>
              </w:rPr>
              <w:t>❌</w:t>
            </w:r>
            <w:r w:rsidRPr="00355DC3">
              <w:rPr>
                <w:rFonts w:ascii="Calibri" w:eastAsia="Times New Roman" w:hAnsi="Calibri" w:cs="Calibri"/>
                <w:color w:val="FFFFFF"/>
                <w:lang w:eastAsia="en-US"/>
              </w:rPr>
              <w:t>/ NA</w:t>
            </w:r>
          </w:p>
        </w:tc>
        <w:tc>
          <w:tcPr>
            <w:tcW w:w="1152" w:type="dxa"/>
            <w:tcBorders>
              <w:top w:val="single" w:sz="4" w:space="0" w:color="auto"/>
              <w:left w:val="nil"/>
              <w:bottom w:val="single" w:sz="4" w:space="0" w:color="auto"/>
              <w:right w:val="single" w:sz="4" w:space="0" w:color="auto"/>
            </w:tcBorders>
            <w:shd w:val="clear" w:color="auto" w:fill="000000" w:themeFill="text1"/>
            <w:vAlign w:val="center"/>
            <w:hideMark/>
          </w:tcPr>
          <w:p w14:paraId="1745509B" w14:textId="77777777" w:rsidR="00C5403D" w:rsidRPr="00355DC3" w:rsidRDefault="00C5403D" w:rsidP="00EC650F">
            <w:pPr>
              <w:spacing w:after="0" w:line="240" w:lineRule="auto"/>
              <w:jc w:val="center"/>
              <w:rPr>
                <w:rFonts w:ascii="Calibri" w:eastAsia="Times New Roman" w:hAnsi="Calibri" w:cs="Calibri"/>
                <w:color w:val="D0D0D0"/>
                <w:lang w:eastAsia="en-US"/>
              </w:rPr>
            </w:pPr>
            <w:r w:rsidRPr="00355DC3">
              <w:rPr>
                <w:rFonts w:ascii="Calibri" w:eastAsia="Times New Roman" w:hAnsi="Calibri" w:cs="Calibri"/>
                <w:color w:val="D0D0D0"/>
                <w:lang w:val="en-IN" w:eastAsia="en-US"/>
              </w:rPr>
              <w:t>&lt;&lt;Date&gt;&gt;</w:t>
            </w:r>
          </w:p>
        </w:tc>
      </w:tr>
      <w:tr w:rsidR="00C5403D" w:rsidRPr="00355DC3" w14:paraId="075B5CC7"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6CD3A5D8" w14:textId="77777777" w:rsidR="00C5403D" w:rsidRDefault="00C5403D" w:rsidP="00C5403D">
            <w:pPr>
              <w:spacing w:after="0"/>
              <w:jc w:val="center"/>
            </w:pPr>
            <w:r w:rsidRPr="581F0915">
              <w:rPr>
                <w:rFonts w:ascii="Calibri" w:eastAsia="Calibri" w:hAnsi="Calibri" w:cs="Calibri"/>
                <w:lang w:val="en-IN"/>
              </w:rPr>
              <w:t>1</w:t>
            </w:r>
          </w:p>
        </w:tc>
        <w:tc>
          <w:tcPr>
            <w:tcW w:w="7920" w:type="dxa"/>
            <w:tcBorders>
              <w:top w:val="nil"/>
              <w:left w:val="single" w:sz="4" w:space="0" w:color="auto"/>
              <w:bottom w:val="single" w:sz="4" w:space="0" w:color="auto"/>
              <w:right w:val="single" w:sz="4" w:space="0" w:color="auto"/>
            </w:tcBorders>
            <w:vAlign w:val="center"/>
            <w:hideMark/>
          </w:tcPr>
          <w:p w14:paraId="0E8E52F9" w14:textId="77777777" w:rsidR="00C5403D" w:rsidRPr="00355DC3" w:rsidRDefault="00C5403D" w:rsidP="00EC650F">
            <w:pPr>
              <w:spacing w:after="0" w:line="240" w:lineRule="auto"/>
              <w:rPr>
                <w:rFonts w:ascii="Calibri" w:eastAsia="Times New Roman" w:hAnsi="Calibri" w:cs="Calibri"/>
                <w:color w:val="0563C1"/>
                <w:u w:val="single"/>
                <w:lang w:eastAsia="en-US"/>
              </w:rPr>
            </w:pPr>
            <w:hyperlink r:id="rId31">
              <w:r w:rsidRPr="581F0915">
                <w:rPr>
                  <w:rFonts w:ascii="Calibri" w:eastAsia="Times New Roman" w:hAnsi="Calibri" w:cs="Calibri"/>
                  <w:color w:val="0563C1"/>
                  <w:u w:val="single"/>
                  <w:lang w:val="en-IN" w:eastAsia="en-US"/>
                </w:rPr>
                <w:t>Was Performance Analyzer executed in Power BI Desktop?</w:t>
              </w:r>
            </w:hyperlink>
          </w:p>
        </w:tc>
        <w:tc>
          <w:tcPr>
            <w:tcW w:w="1305" w:type="dxa"/>
            <w:tcBorders>
              <w:top w:val="nil"/>
              <w:left w:val="nil"/>
              <w:bottom w:val="single" w:sz="4" w:space="0" w:color="auto"/>
              <w:right w:val="single" w:sz="4" w:space="0" w:color="auto"/>
            </w:tcBorders>
            <w:vAlign w:val="center"/>
            <w:hideMark/>
          </w:tcPr>
          <w:p w14:paraId="0511C58B"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15D429FC"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2A972BA0"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5702E28F" w14:textId="77777777" w:rsidR="00C5403D" w:rsidRDefault="00C5403D" w:rsidP="00C5403D">
            <w:pPr>
              <w:spacing w:after="0"/>
              <w:jc w:val="center"/>
            </w:pPr>
            <w:r w:rsidRPr="581F0915">
              <w:rPr>
                <w:rFonts w:ascii="Calibri" w:eastAsia="Calibri" w:hAnsi="Calibri" w:cs="Calibri"/>
                <w:lang w:val="en-IN"/>
              </w:rPr>
              <w:t>2</w:t>
            </w:r>
          </w:p>
        </w:tc>
        <w:tc>
          <w:tcPr>
            <w:tcW w:w="7920" w:type="dxa"/>
            <w:tcBorders>
              <w:top w:val="nil"/>
              <w:left w:val="single" w:sz="4" w:space="0" w:color="auto"/>
              <w:bottom w:val="single" w:sz="4" w:space="0" w:color="auto"/>
              <w:right w:val="single" w:sz="4" w:space="0" w:color="auto"/>
            </w:tcBorders>
            <w:vAlign w:val="center"/>
            <w:hideMark/>
          </w:tcPr>
          <w:p w14:paraId="24BA5E7E"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Calibri"/>
                <w:color w:val="000000" w:themeColor="text1"/>
                <w:lang w:val="en-IN" w:eastAsia="en-US"/>
              </w:rPr>
              <w:t>Do all the DAX queries execute under 1000ms?</w:t>
            </w:r>
          </w:p>
        </w:tc>
        <w:tc>
          <w:tcPr>
            <w:tcW w:w="1305" w:type="dxa"/>
            <w:tcBorders>
              <w:top w:val="nil"/>
              <w:left w:val="nil"/>
              <w:bottom w:val="single" w:sz="4" w:space="0" w:color="auto"/>
              <w:right w:val="single" w:sz="4" w:space="0" w:color="auto"/>
            </w:tcBorders>
            <w:vAlign w:val="center"/>
            <w:hideMark/>
          </w:tcPr>
          <w:p w14:paraId="1CC7D9BF"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39F94349"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0F07355D"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04716661" w14:textId="77777777" w:rsidR="00C5403D" w:rsidRDefault="00C5403D" w:rsidP="00C5403D">
            <w:pPr>
              <w:spacing w:after="0"/>
              <w:jc w:val="center"/>
            </w:pPr>
            <w:r w:rsidRPr="581F0915">
              <w:rPr>
                <w:rFonts w:ascii="Calibri" w:eastAsia="Calibri" w:hAnsi="Calibri" w:cs="Calibri"/>
                <w:lang w:val="en-IN"/>
              </w:rPr>
              <w:t>3</w:t>
            </w:r>
          </w:p>
        </w:tc>
        <w:tc>
          <w:tcPr>
            <w:tcW w:w="7920" w:type="dxa"/>
            <w:tcBorders>
              <w:top w:val="nil"/>
              <w:left w:val="single" w:sz="4" w:space="0" w:color="auto"/>
              <w:bottom w:val="single" w:sz="4" w:space="0" w:color="auto"/>
              <w:right w:val="single" w:sz="4" w:space="0" w:color="auto"/>
            </w:tcBorders>
            <w:vAlign w:val="center"/>
            <w:hideMark/>
          </w:tcPr>
          <w:p w14:paraId="0D715522"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Times New Roman" w:hAnsi="Calibri" w:cs="Calibri"/>
                <w:color w:val="000000"/>
                <w:lang w:val="en-IN" w:eastAsia="en-US"/>
              </w:rPr>
              <w:t>Does the slowest visual on all the report pages load within 3000ms?</w:t>
            </w:r>
          </w:p>
        </w:tc>
        <w:tc>
          <w:tcPr>
            <w:tcW w:w="1305" w:type="dxa"/>
            <w:tcBorders>
              <w:top w:val="nil"/>
              <w:left w:val="nil"/>
              <w:bottom w:val="single" w:sz="4" w:space="0" w:color="auto"/>
              <w:right w:val="single" w:sz="4" w:space="0" w:color="auto"/>
            </w:tcBorders>
            <w:vAlign w:val="center"/>
            <w:hideMark/>
          </w:tcPr>
          <w:p w14:paraId="4FDBAE2D"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39B5D05C"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5664EF6A"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2296DF65" w14:textId="77777777" w:rsidR="00C5403D" w:rsidRDefault="00C5403D" w:rsidP="00C5403D">
            <w:pPr>
              <w:spacing w:after="0"/>
              <w:jc w:val="center"/>
            </w:pPr>
            <w:r w:rsidRPr="581F0915">
              <w:rPr>
                <w:rFonts w:ascii="Calibri" w:eastAsia="Calibri" w:hAnsi="Calibri" w:cs="Calibri"/>
                <w:lang w:val="en-IN"/>
              </w:rPr>
              <w:t>4</w:t>
            </w:r>
          </w:p>
        </w:tc>
        <w:tc>
          <w:tcPr>
            <w:tcW w:w="7920" w:type="dxa"/>
            <w:tcBorders>
              <w:top w:val="nil"/>
              <w:left w:val="single" w:sz="4" w:space="0" w:color="auto"/>
              <w:bottom w:val="single" w:sz="4" w:space="0" w:color="auto"/>
              <w:right w:val="single" w:sz="4" w:space="0" w:color="auto"/>
            </w:tcBorders>
            <w:vAlign w:val="center"/>
            <w:hideMark/>
          </w:tcPr>
          <w:p w14:paraId="1104D86C"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Times New Roman" w:hAnsi="Calibri" w:cs="Calibri"/>
                <w:color w:val="000000"/>
                <w:lang w:val="en-IN" w:eastAsia="en-US"/>
              </w:rPr>
              <w:t>Is Page Load Time calculated for all the pages of the report?</w:t>
            </w:r>
          </w:p>
        </w:tc>
        <w:tc>
          <w:tcPr>
            <w:tcW w:w="1305" w:type="dxa"/>
            <w:tcBorders>
              <w:top w:val="nil"/>
              <w:left w:val="nil"/>
              <w:bottom w:val="single" w:sz="4" w:space="0" w:color="auto"/>
              <w:right w:val="single" w:sz="4" w:space="0" w:color="auto"/>
            </w:tcBorders>
            <w:vAlign w:val="center"/>
            <w:hideMark/>
          </w:tcPr>
          <w:p w14:paraId="01EF5997"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564CABBA"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5BCE56A9"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7941951D" w14:textId="77777777" w:rsidR="00C5403D" w:rsidRDefault="00C5403D" w:rsidP="00C5403D">
            <w:pPr>
              <w:spacing w:after="0"/>
              <w:jc w:val="center"/>
            </w:pPr>
            <w:r w:rsidRPr="581F0915">
              <w:rPr>
                <w:rFonts w:ascii="Calibri" w:eastAsia="Calibri" w:hAnsi="Calibri" w:cs="Calibri"/>
                <w:lang w:val="en-IN"/>
              </w:rPr>
              <w:t>5</w:t>
            </w:r>
          </w:p>
        </w:tc>
        <w:tc>
          <w:tcPr>
            <w:tcW w:w="7920" w:type="dxa"/>
            <w:tcBorders>
              <w:top w:val="nil"/>
              <w:left w:val="single" w:sz="4" w:space="0" w:color="auto"/>
              <w:bottom w:val="single" w:sz="4" w:space="0" w:color="auto"/>
              <w:right w:val="single" w:sz="4" w:space="0" w:color="auto"/>
            </w:tcBorders>
            <w:vAlign w:val="center"/>
            <w:hideMark/>
          </w:tcPr>
          <w:p w14:paraId="6402710B"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Times New Roman" w:hAnsi="Calibri" w:cs="Calibri"/>
                <w:color w:val="000000"/>
                <w:lang w:val="en-IN" w:eastAsia="en-US"/>
              </w:rPr>
              <w:t>Is Page Load Time &lt;10s for all pages?</w:t>
            </w:r>
          </w:p>
        </w:tc>
        <w:tc>
          <w:tcPr>
            <w:tcW w:w="1305" w:type="dxa"/>
            <w:tcBorders>
              <w:top w:val="nil"/>
              <w:left w:val="nil"/>
              <w:bottom w:val="single" w:sz="4" w:space="0" w:color="auto"/>
              <w:right w:val="single" w:sz="4" w:space="0" w:color="auto"/>
            </w:tcBorders>
            <w:vAlign w:val="center"/>
            <w:hideMark/>
          </w:tcPr>
          <w:p w14:paraId="4CB7A869"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3CC48FD3"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60FD58A9"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15DF7667" w14:textId="77777777" w:rsidR="00C5403D" w:rsidRDefault="00C5403D" w:rsidP="00C5403D">
            <w:pPr>
              <w:spacing w:after="0"/>
              <w:jc w:val="center"/>
            </w:pPr>
            <w:r w:rsidRPr="581F0915">
              <w:rPr>
                <w:rFonts w:ascii="Calibri" w:eastAsia="Calibri" w:hAnsi="Calibri" w:cs="Calibri"/>
                <w:lang w:val="en-IN"/>
              </w:rPr>
              <w:t>6</w:t>
            </w:r>
          </w:p>
        </w:tc>
        <w:tc>
          <w:tcPr>
            <w:tcW w:w="7920" w:type="dxa"/>
            <w:tcBorders>
              <w:top w:val="nil"/>
              <w:left w:val="single" w:sz="4" w:space="0" w:color="auto"/>
              <w:bottom w:val="single" w:sz="4" w:space="0" w:color="auto"/>
              <w:right w:val="single" w:sz="4" w:space="0" w:color="auto"/>
            </w:tcBorders>
            <w:vAlign w:val="center"/>
            <w:hideMark/>
          </w:tcPr>
          <w:p w14:paraId="38CDFB33"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Calibri"/>
                <w:color w:val="000000" w:themeColor="text1"/>
                <w:lang w:val="en-IN" w:eastAsia="en-US"/>
              </w:rPr>
              <w:t xml:space="preserve">Was the </w:t>
            </w:r>
            <w:r w:rsidRPr="00355DC3">
              <w:rPr>
                <w:rFonts w:ascii="Calibri" w:eastAsia="Calibri" w:hAnsi="Calibri" w:cs="Calibri"/>
                <w:color w:val="000000"/>
                <w:lang w:val="en-IN" w:eastAsia="en-US"/>
              </w:rPr>
              <w:t>Best Practice Analyzer executed on the model using Tabular Editor 2.x, and does it show 0 observations?</w:t>
            </w:r>
          </w:p>
        </w:tc>
        <w:tc>
          <w:tcPr>
            <w:tcW w:w="1305" w:type="dxa"/>
            <w:tcBorders>
              <w:top w:val="single" w:sz="4" w:space="0" w:color="auto"/>
              <w:left w:val="nil"/>
              <w:bottom w:val="single" w:sz="4" w:space="0" w:color="auto"/>
              <w:right w:val="single" w:sz="4" w:space="0" w:color="auto"/>
            </w:tcBorders>
            <w:vAlign w:val="center"/>
            <w:hideMark/>
          </w:tcPr>
          <w:p w14:paraId="512AACB1"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val="en-IN" w:eastAsia="en-US"/>
              </w:rPr>
              <w:t xml:space="preserve"> </w:t>
            </w:r>
          </w:p>
        </w:tc>
        <w:tc>
          <w:tcPr>
            <w:tcW w:w="1152" w:type="dxa"/>
            <w:tcBorders>
              <w:top w:val="nil"/>
              <w:left w:val="nil"/>
              <w:bottom w:val="single" w:sz="4" w:space="0" w:color="auto"/>
              <w:right w:val="single" w:sz="4" w:space="0" w:color="auto"/>
            </w:tcBorders>
            <w:vAlign w:val="center"/>
            <w:hideMark/>
          </w:tcPr>
          <w:p w14:paraId="6D2FE1FB"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23F30777"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723F3C9C" w14:textId="77777777" w:rsidR="00C5403D" w:rsidRDefault="00C5403D" w:rsidP="00C5403D">
            <w:pPr>
              <w:spacing w:after="0"/>
              <w:jc w:val="center"/>
            </w:pPr>
            <w:r w:rsidRPr="581F0915">
              <w:rPr>
                <w:rFonts w:ascii="Calibri" w:eastAsia="Calibri" w:hAnsi="Calibri" w:cs="Calibri"/>
                <w:lang w:val="en-IN"/>
              </w:rPr>
              <w:t>7</w:t>
            </w:r>
          </w:p>
        </w:tc>
        <w:tc>
          <w:tcPr>
            <w:tcW w:w="7920" w:type="dxa"/>
            <w:tcBorders>
              <w:top w:val="nil"/>
              <w:left w:val="single" w:sz="4" w:space="0" w:color="auto"/>
              <w:bottom w:val="single" w:sz="4" w:space="0" w:color="auto"/>
              <w:right w:val="single" w:sz="4" w:space="0" w:color="auto"/>
            </w:tcBorders>
            <w:vAlign w:val="center"/>
            <w:hideMark/>
          </w:tcPr>
          <w:p w14:paraId="7F05181E"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Times New Roman" w:hAnsi="Calibri" w:cs="Calibri"/>
                <w:color w:val="000000"/>
                <w:lang w:val="en-IN" w:eastAsia="en-US"/>
              </w:rPr>
              <w:t>Is an image used for static background components instead of multiple Power BI shapes and images?</w:t>
            </w:r>
          </w:p>
        </w:tc>
        <w:tc>
          <w:tcPr>
            <w:tcW w:w="1305" w:type="dxa"/>
            <w:tcBorders>
              <w:top w:val="nil"/>
              <w:left w:val="nil"/>
              <w:bottom w:val="single" w:sz="4" w:space="0" w:color="auto"/>
              <w:right w:val="single" w:sz="4" w:space="0" w:color="auto"/>
            </w:tcBorders>
            <w:vAlign w:val="center"/>
            <w:hideMark/>
          </w:tcPr>
          <w:p w14:paraId="017B2306"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6BFB54D9"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00C5403D" w:rsidRPr="00355DC3" w14:paraId="197A0021" w14:textId="77777777" w:rsidTr="73F643E6">
        <w:trPr>
          <w:trHeight w:val="315"/>
        </w:trPr>
        <w:tc>
          <w:tcPr>
            <w:tcW w:w="525" w:type="dxa"/>
            <w:tcBorders>
              <w:top w:val="nil"/>
              <w:left w:val="single" w:sz="4" w:space="0" w:color="auto"/>
              <w:bottom w:val="single" w:sz="4" w:space="0" w:color="auto"/>
              <w:right w:val="single" w:sz="4" w:space="0" w:color="auto"/>
            </w:tcBorders>
            <w:vAlign w:val="center"/>
          </w:tcPr>
          <w:p w14:paraId="3D721E32" w14:textId="77777777" w:rsidR="00C5403D" w:rsidRDefault="00C5403D" w:rsidP="00C5403D">
            <w:pPr>
              <w:spacing w:after="0"/>
              <w:jc w:val="center"/>
            </w:pPr>
            <w:r w:rsidRPr="581F0915">
              <w:rPr>
                <w:rFonts w:ascii="Calibri" w:eastAsia="Calibri" w:hAnsi="Calibri" w:cs="Calibri"/>
              </w:rPr>
              <w:t>8</w:t>
            </w:r>
          </w:p>
        </w:tc>
        <w:tc>
          <w:tcPr>
            <w:tcW w:w="7920" w:type="dxa"/>
            <w:tcBorders>
              <w:top w:val="nil"/>
              <w:left w:val="single" w:sz="4" w:space="0" w:color="auto"/>
              <w:bottom w:val="single" w:sz="4" w:space="0" w:color="auto"/>
              <w:right w:val="single" w:sz="4" w:space="0" w:color="auto"/>
            </w:tcBorders>
            <w:vAlign w:val="center"/>
            <w:hideMark/>
          </w:tcPr>
          <w:p w14:paraId="5DFD4652" w14:textId="77777777" w:rsidR="00C5403D" w:rsidRPr="00355DC3" w:rsidRDefault="00C5403D" w:rsidP="00EC650F">
            <w:pPr>
              <w:spacing w:after="0" w:line="240" w:lineRule="auto"/>
              <w:rPr>
                <w:rFonts w:ascii="Calibri" w:eastAsia="Times New Roman" w:hAnsi="Calibri" w:cs="Calibri"/>
                <w:color w:val="000000"/>
                <w:lang w:eastAsia="en-US"/>
              </w:rPr>
            </w:pPr>
            <w:r w:rsidRPr="44AA7BD9">
              <w:rPr>
                <w:rFonts w:ascii="Calibri" w:eastAsia="Calibri" w:hAnsi="Calibri" w:cs="Calibri"/>
                <w:color w:val="000000" w:themeColor="text1"/>
                <w:lang w:val="en-IN" w:eastAsia="en-US"/>
              </w:rPr>
              <w:t xml:space="preserve">Are </w:t>
            </w:r>
            <w:ins w:id="5" w:author="Yap, Lih Shan" w:date="2024-04-24T03:09:00Z">
              <w:r>
                <w:fldChar w:fldCharType="begin"/>
              </w:r>
              <w:r>
                <w:instrText xml:space="preserve">HYPERLINK "https://learn.microsoft.com/en-us/power-bi/create-reports/service-reports-visual-interactions?tabs=powerbi-desktop" </w:instrText>
              </w:r>
              <w:r>
                <w:fldChar w:fldCharType="separate"/>
              </w:r>
              <w:r w:rsidRPr="44AA7BD9">
                <w:rPr>
                  <w:rStyle w:val="Hyperlink"/>
                  <w:rFonts w:ascii="Calibri" w:eastAsia="Calibri" w:hAnsi="Calibri" w:cs="Calibri"/>
                  <w:lang w:val="en-IN" w:eastAsia="en-US"/>
                </w:rPr>
                <w:t>visual interactions</w:t>
              </w:r>
              <w:r>
                <w:fldChar w:fldCharType="end"/>
              </w:r>
            </w:ins>
            <w:r w:rsidRPr="44AA7BD9">
              <w:rPr>
                <w:rFonts w:ascii="Calibri" w:eastAsia="Calibri" w:hAnsi="Calibri" w:cs="Calibri"/>
                <w:color w:val="000000" w:themeColor="text1"/>
                <w:lang w:val="en-IN" w:eastAsia="en-US"/>
              </w:rPr>
              <w:t xml:space="preserve"> turned off wherever not required?</w:t>
            </w:r>
          </w:p>
        </w:tc>
        <w:tc>
          <w:tcPr>
            <w:tcW w:w="1305" w:type="dxa"/>
            <w:tcBorders>
              <w:top w:val="nil"/>
              <w:left w:val="nil"/>
              <w:bottom w:val="single" w:sz="4" w:space="0" w:color="auto"/>
              <w:right w:val="single" w:sz="4" w:space="0" w:color="auto"/>
            </w:tcBorders>
            <w:vAlign w:val="center"/>
            <w:hideMark/>
          </w:tcPr>
          <w:p w14:paraId="587F8FAE"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Calibri"/>
                <w:color w:val="000000"/>
                <w:lang w:eastAsia="en-US"/>
              </w:rPr>
              <w:t> </w:t>
            </w:r>
          </w:p>
        </w:tc>
        <w:tc>
          <w:tcPr>
            <w:tcW w:w="1152" w:type="dxa"/>
            <w:tcBorders>
              <w:top w:val="nil"/>
              <w:left w:val="nil"/>
              <w:bottom w:val="single" w:sz="4" w:space="0" w:color="auto"/>
              <w:right w:val="single" w:sz="4" w:space="0" w:color="auto"/>
            </w:tcBorders>
            <w:vAlign w:val="center"/>
            <w:hideMark/>
          </w:tcPr>
          <w:p w14:paraId="30B7E286"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Calibri"/>
                <w:color w:val="000000"/>
                <w:lang w:eastAsia="en-US"/>
              </w:rPr>
              <w:t> </w:t>
            </w:r>
          </w:p>
        </w:tc>
      </w:tr>
      <w:tr w:rsidR="00C5403D" w:rsidRPr="00355DC3" w14:paraId="6286A880" w14:textId="77777777" w:rsidTr="73F643E6">
        <w:trPr>
          <w:trHeight w:val="600"/>
        </w:trPr>
        <w:tc>
          <w:tcPr>
            <w:tcW w:w="525" w:type="dxa"/>
            <w:tcBorders>
              <w:top w:val="nil"/>
              <w:left w:val="single" w:sz="4" w:space="0" w:color="auto"/>
              <w:bottom w:val="single" w:sz="4" w:space="0" w:color="auto"/>
              <w:right w:val="single" w:sz="4" w:space="0" w:color="auto"/>
            </w:tcBorders>
            <w:vAlign w:val="center"/>
          </w:tcPr>
          <w:p w14:paraId="7863B678" w14:textId="77777777" w:rsidR="00C5403D" w:rsidRDefault="00C5403D" w:rsidP="00C5403D">
            <w:pPr>
              <w:spacing w:after="0"/>
              <w:jc w:val="center"/>
            </w:pPr>
            <w:r w:rsidRPr="581F0915">
              <w:rPr>
                <w:rFonts w:ascii="Calibri" w:eastAsia="Calibri" w:hAnsi="Calibri" w:cs="Calibri"/>
                <w:color w:val="000000" w:themeColor="text1"/>
                <w:lang w:val="en-IN"/>
              </w:rPr>
              <w:t>9</w:t>
            </w:r>
          </w:p>
        </w:tc>
        <w:tc>
          <w:tcPr>
            <w:tcW w:w="7920" w:type="dxa"/>
            <w:tcBorders>
              <w:top w:val="nil"/>
              <w:left w:val="single" w:sz="4" w:space="0" w:color="auto"/>
              <w:bottom w:val="single" w:sz="4" w:space="0" w:color="auto"/>
              <w:right w:val="single" w:sz="4" w:space="0" w:color="auto"/>
            </w:tcBorders>
            <w:vAlign w:val="center"/>
            <w:hideMark/>
          </w:tcPr>
          <w:p w14:paraId="245C1A8C"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Times New Roman" w:hAnsi="Calibri" w:cs="Calibri"/>
                <w:color w:val="000000"/>
                <w:lang w:eastAsia="en-US"/>
              </w:rPr>
              <w:t>Perform testing. Ensure the report is working properly (in both Desktop, Service, and/or Mobile) and output data is accurate.</w:t>
            </w:r>
          </w:p>
        </w:tc>
        <w:tc>
          <w:tcPr>
            <w:tcW w:w="1305" w:type="dxa"/>
            <w:tcBorders>
              <w:top w:val="nil"/>
              <w:left w:val="nil"/>
              <w:bottom w:val="single" w:sz="4" w:space="0" w:color="auto"/>
              <w:right w:val="single" w:sz="4" w:space="0" w:color="auto"/>
            </w:tcBorders>
            <w:vAlign w:val="center"/>
            <w:hideMark/>
          </w:tcPr>
          <w:p w14:paraId="7C73378F"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c>
          <w:tcPr>
            <w:tcW w:w="1152" w:type="dxa"/>
            <w:tcBorders>
              <w:top w:val="nil"/>
              <w:left w:val="nil"/>
              <w:bottom w:val="single" w:sz="4" w:space="0" w:color="auto"/>
              <w:right w:val="single" w:sz="4" w:space="0" w:color="auto"/>
            </w:tcBorders>
            <w:vAlign w:val="center"/>
            <w:hideMark/>
          </w:tcPr>
          <w:p w14:paraId="6B276CD2" w14:textId="77777777" w:rsidR="00C5403D" w:rsidRPr="00355DC3" w:rsidRDefault="00C5403D" w:rsidP="00EC650F">
            <w:pPr>
              <w:spacing w:after="0" w:line="240" w:lineRule="auto"/>
              <w:rPr>
                <w:rFonts w:ascii="Calibri" w:eastAsia="Times New Roman" w:hAnsi="Calibri" w:cs="Calibri"/>
                <w:color w:val="000000"/>
                <w:lang w:eastAsia="en-US"/>
              </w:rPr>
            </w:pPr>
            <w:r w:rsidRPr="00355DC3">
              <w:rPr>
                <w:rFonts w:ascii="Calibri" w:eastAsia="Calibri" w:hAnsi="Calibri" w:cstheme="minorHAnsi"/>
                <w:color w:val="000000"/>
                <w:lang w:eastAsia="en-US"/>
              </w:rPr>
              <w:t xml:space="preserve"> </w:t>
            </w:r>
          </w:p>
        </w:tc>
      </w:tr>
      <w:tr w:rsidR="73F643E6" w14:paraId="6AC8B7C6" w14:textId="77777777" w:rsidTr="73F643E6">
        <w:trPr>
          <w:trHeight w:val="300"/>
        </w:trPr>
        <w:tc>
          <w:tcPr>
            <w:tcW w:w="525" w:type="dxa"/>
            <w:tcBorders>
              <w:top w:val="nil"/>
              <w:left w:val="single" w:sz="4" w:space="0" w:color="auto"/>
              <w:bottom w:val="single" w:sz="4" w:space="0" w:color="auto"/>
              <w:right w:val="single" w:sz="4" w:space="0" w:color="auto"/>
            </w:tcBorders>
            <w:vAlign w:val="center"/>
          </w:tcPr>
          <w:p w14:paraId="6A6DE18F" w14:textId="54CF6817" w:rsidR="466E5B5B" w:rsidRDefault="466E5B5B" w:rsidP="73F643E6">
            <w:pPr>
              <w:jc w:val="center"/>
              <w:rPr>
                <w:rFonts w:ascii="Calibri" w:eastAsia="Calibri" w:hAnsi="Calibri" w:cs="Calibri"/>
                <w:color w:val="000000" w:themeColor="text1"/>
                <w:lang w:val="en-IN"/>
              </w:rPr>
            </w:pPr>
            <w:r w:rsidRPr="73F643E6">
              <w:rPr>
                <w:rFonts w:ascii="Calibri" w:eastAsia="Calibri" w:hAnsi="Calibri" w:cs="Calibri"/>
                <w:color w:val="000000" w:themeColor="text1"/>
                <w:lang w:val="en-IN"/>
              </w:rPr>
              <w:t>10</w:t>
            </w:r>
          </w:p>
        </w:tc>
        <w:tc>
          <w:tcPr>
            <w:tcW w:w="7920" w:type="dxa"/>
            <w:tcBorders>
              <w:top w:val="nil"/>
              <w:left w:val="single" w:sz="4" w:space="0" w:color="auto"/>
              <w:bottom w:val="single" w:sz="4" w:space="0" w:color="auto"/>
              <w:right w:val="single" w:sz="4" w:space="0" w:color="auto"/>
            </w:tcBorders>
            <w:vAlign w:val="center"/>
            <w:hideMark/>
          </w:tcPr>
          <w:p w14:paraId="58CCD217" w14:textId="1A872359" w:rsidR="466E5B5B" w:rsidRDefault="466E5B5B" w:rsidP="73F643E6">
            <w:pPr>
              <w:spacing w:line="240" w:lineRule="auto"/>
              <w:rPr>
                <w:rFonts w:ascii="Calibri" w:eastAsia="Times New Roman" w:hAnsi="Calibri" w:cs="Calibri"/>
                <w:color w:val="000000" w:themeColor="text1"/>
                <w:lang w:eastAsia="en-US"/>
              </w:rPr>
            </w:pPr>
            <w:r w:rsidRPr="73F643E6">
              <w:rPr>
                <w:rFonts w:ascii="Calibri" w:eastAsia="Times New Roman" w:hAnsi="Calibri" w:cs="Calibri"/>
                <w:color w:val="000000" w:themeColor="text1"/>
                <w:lang w:eastAsia="en-US"/>
              </w:rPr>
              <w:t xml:space="preserve">Do all queries must return in </w:t>
            </w:r>
            <w:hyperlink r:id="rId32">
              <w:r w:rsidRPr="73F643E6">
                <w:rPr>
                  <w:rStyle w:val="Hyperlink"/>
                  <w:rFonts w:ascii="Calibri" w:eastAsia="Times New Roman" w:hAnsi="Calibri" w:cs="Calibri"/>
                  <w:lang w:eastAsia="en-US"/>
                </w:rPr>
                <w:t>less than 180 seconds</w:t>
              </w:r>
            </w:hyperlink>
            <w:r w:rsidRPr="73F643E6">
              <w:rPr>
                <w:rFonts w:ascii="Calibri" w:eastAsia="Times New Roman" w:hAnsi="Calibri" w:cs="Calibri"/>
                <w:color w:val="000000" w:themeColor="text1"/>
                <w:lang w:eastAsia="en-US"/>
              </w:rPr>
              <w:t>?</w:t>
            </w:r>
          </w:p>
        </w:tc>
        <w:tc>
          <w:tcPr>
            <w:tcW w:w="1305" w:type="dxa"/>
            <w:tcBorders>
              <w:top w:val="nil"/>
              <w:left w:val="nil"/>
              <w:bottom w:val="single" w:sz="4" w:space="0" w:color="auto"/>
              <w:right w:val="single" w:sz="4" w:space="0" w:color="auto"/>
            </w:tcBorders>
            <w:vAlign w:val="center"/>
            <w:hideMark/>
          </w:tcPr>
          <w:p w14:paraId="521F5492" w14:textId="132CB59A" w:rsidR="73F643E6" w:rsidRDefault="73F643E6" w:rsidP="73F643E6">
            <w:pPr>
              <w:spacing w:line="240" w:lineRule="auto"/>
              <w:rPr>
                <w:rFonts w:ascii="Calibri" w:eastAsia="Calibri" w:hAnsi="Calibri"/>
                <w:color w:val="000000" w:themeColor="text1"/>
                <w:lang w:eastAsia="en-US"/>
              </w:rPr>
            </w:pPr>
          </w:p>
        </w:tc>
        <w:tc>
          <w:tcPr>
            <w:tcW w:w="1152" w:type="dxa"/>
            <w:tcBorders>
              <w:top w:val="nil"/>
              <w:left w:val="nil"/>
              <w:bottom w:val="single" w:sz="4" w:space="0" w:color="auto"/>
              <w:right w:val="single" w:sz="4" w:space="0" w:color="auto"/>
            </w:tcBorders>
            <w:vAlign w:val="center"/>
            <w:hideMark/>
          </w:tcPr>
          <w:p w14:paraId="31A14E51" w14:textId="0B7ADD61" w:rsidR="73F643E6" w:rsidRDefault="73F643E6" w:rsidP="73F643E6">
            <w:pPr>
              <w:spacing w:line="240" w:lineRule="auto"/>
              <w:rPr>
                <w:rFonts w:ascii="Calibri" w:eastAsia="Calibri" w:hAnsi="Calibri"/>
                <w:color w:val="000000" w:themeColor="text1"/>
                <w:lang w:eastAsia="en-US"/>
              </w:rPr>
            </w:pPr>
          </w:p>
        </w:tc>
      </w:tr>
    </w:tbl>
    <w:p w14:paraId="62FB2C36" w14:textId="77777777" w:rsidR="00C5403D" w:rsidRDefault="00C5403D" w:rsidP="00C5403D">
      <w:r>
        <w:br w:type="page"/>
      </w:r>
    </w:p>
    <w:p w14:paraId="0A3F7B83" w14:textId="77777777" w:rsidR="00C5403D" w:rsidRDefault="00C5403D" w:rsidP="00C5403D">
      <w:pPr>
        <w:pStyle w:val="Heading1"/>
      </w:pPr>
      <w:bookmarkStart w:id="6" w:name="_Toc1706548047"/>
      <w:r>
        <w:lastRenderedPageBreak/>
        <w:t>Data Visualization Best Practices</w:t>
      </w:r>
      <w:bookmarkEnd w:id="6"/>
    </w:p>
    <w:tbl>
      <w:tblPr>
        <w:tblW w:w="1090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10"/>
        <w:gridCol w:w="7920"/>
        <w:gridCol w:w="1305"/>
        <w:gridCol w:w="1167"/>
      </w:tblGrid>
      <w:tr w:rsidR="00C5403D" w:rsidRPr="005F1DFB" w14:paraId="1FE064AE" w14:textId="77777777" w:rsidTr="0BED7077">
        <w:trPr>
          <w:trHeight w:val="345"/>
        </w:trPr>
        <w:tc>
          <w:tcPr>
            <w:tcW w:w="510" w:type="dxa"/>
            <w:shd w:val="clear" w:color="auto" w:fill="000000" w:themeFill="text1"/>
            <w:vAlign w:val="center"/>
          </w:tcPr>
          <w:p w14:paraId="407210BB" w14:textId="77777777" w:rsidR="00C5403D" w:rsidRDefault="00C5403D" w:rsidP="00EC650F">
            <w:pPr>
              <w:spacing w:after="0"/>
              <w:jc w:val="right"/>
            </w:pPr>
            <w:r w:rsidRPr="581F0915">
              <w:rPr>
                <w:rFonts w:ascii="Calibri" w:eastAsia="Calibri" w:hAnsi="Calibri" w:cs="Calibri"/>
                <w:color w:val="FFFFFF" w:themeColor="background1"/>
                <w:lang w:val="en-IN"/>
              </w:rPr>
              <w:t>#</w:t>
            </w:r>
          </w:p>
        </w:tc>
        <w:tc>
          <w:tcPr>
            <w:tcW w:w="7920" w:type="dxa"/>
            <w:shd w:val="clear" w:color="auto" w:fill="000000" w:themeFill="text1"/>
            <w:vAlign w:val="center"/>
            <w:hideMark/>
          </w:tcPr>
          <w:p w14:paraId="72F89BFD" w14:textId="77777777" w:rsidR="00C5403D" w:rsidRPr="005F1DFB" w:rsidRDefault="00C5403D" w:rsidP="00EC650F">
            <w:pPr>
              <w:spacing w:after="0" w:line="240" w:lineRule="auto"/>
              <w:rPr>
                <w:rFonts w:ascii="Calibri" w:eastAsia="Times New Roman" w:hAnsi="Calibri" w:cs="Calibri"/>
                <w:color w:val="FFFFFF"/>
                <w:lang w:eastAsia="en-US"/>
              </w:rPr>
            </w:pPr>
            <w:r w:rsidRPr="005F1DFB">
              <w:rPr>
                <w:rFonts w:ascii="Calibri" w:eastAsia="Times New Roman" w:hAnsi="Calibri" w:cs="Calibri"/>
                <w:color w:val="FFFFFF"/>
                <w:lang w:val="en-IN" w:eastAsia="en-US"/>
              </w:rPr>
              <w:t>Item</w:t>
            </w:r>
          </w:p>
        </w:tc>
        <w:tc>
          <w:tcPr>
            <w:tcW w:w="1305" w:type="dxa"/>
            <w:shd w:val="clear" w:color="auto" w:fill="000000" w:themeFill="text1"/>
            <w:vAlign w:val="center"/>
            <w:hideMark/>
          </w:tcPr>
          <w:p w14:paraId="468532BE" w14:textId="77777777" w:rsidR="00C5403D" w:rsidRPr="005F1DFB" w:rsidRDefault="00C5403D" w:rsidP="00EC650F">
            <w:pPr>
              <w:spacing w:after="0" w:line="240" w:lineRule="auto"/>
              <w:rPr>
                <w:rFonts w:ascii="Segoe UI Symbol" w:eastAsia="Times New Roman" w:hAnsi="Segoe UI Symbol" w:cs="Calibri"/>
                <w:color w:val="FFFFFF"/>
                <w:lang w:eastAsia="en-US"/>
              </w:rPr>
            </w:pPr>
            <w:r w:rsidRPr="005F1DFB">
              <w:rPr>
                <w:rFonts w:ascii="Segoe UI Symbol" w:eastAsia="Times New Roman" w:hAnsi="Segoe UI Symbol" w:cs="Calibri"/>
                <w:color w:val="FFFFFF"/>
                <w:lang w:eastAsia="en-US"/>
              </w:rPr>
              <w:t>✔</w:t>
            </w:r>
            <w:r w:rsidRPr="005F1DFB">
              <w:rPr>
                <w:rFonts w:ascii="Calibri" w:eastAsia="Times New Roman" w:hAnsi="Calibri" w:cs="Calibri"/>
                <w:color w:val="FFFFFF"/>
                <w:lang w:eastAsia="en-US"/>
              </w:rPr>
              <w:t xml:space="preserve">️/ </w:t>
            </w:r>
            <w:r w:rsidRPr="005F1DFB">
              <w:rPr>
                <w:rFonts w:ascii="Segoe UI Emoji" w:eastAsia="Times New Roman" w:hAnsi="Segoe UI Emoji" w:cs="Calibri"/>
                <w:color w:val="FFFFFF"/>
                <w:lang w:eastAsia="en-US"/>
              </w:rPr>
              <w:t>❌</w:t>
            </w:r>
            <w:r w:rsidRPr="005F1DFB">
              <w:rPr>
                <w:rFonts w:ascii="Calibri" w:eastAsia="Times New Roman" w:hAnsi="Calibri" w:cs="Calibri"/>
                <w:color w:val="FFFFFF"/>
                <w:lang w:eastAsia="en-US"/>
              </w:rPr>
              <w:t>/ NA</w:t>
            </w:r>
          </w:p>
        </w:tc>
        <w:tc>
          <w:tcPr>
            <w:tcW w:w="1167" w:type="dxa"/>
            <w:shd w:val="clear" w:color="auto" w:fill="000000" w:themeFill="text1"/>
            <w:vAlign w:val="center"/>
            <w:hideMark/>
          </w:tcPr>
          <w:p w14:paraId="7EF88A59" w14:textId="77777777" w:rsidR="00C5403D" w:rsidRPr="005F1DFB" w:rsidRDefault="00C5403D" w:rsidP="00EC650F">
            <w:pPr>
              <w:spacing w:after="0" w:line="240" w:lineRule="auto"/>
              <w:jc w:val="center"/>
              <w:rPr>
                <w:rFonts w:ascii="Calibri" w:eastAsia="Times New Roman" w:hAnsi="Calibri" w:cs="Calibri"/>
                <w:color w:val="D0D0D0"/>
                <w:lang w:eastAsia="en-US"/>
              </w:rPr>
            </w:pPr>
            <w:r w:rsidRPr="005F1DFB">
              <w:rPr>
                <w:rFonts w:ascii="Calibri" w:eastAsia="Times New Roman" w:hAnsi="Calibri" w:cs="Calibri"/>
                <w:color w:val="D0D0D0"/>
                <w:lang w:val="en-IN" w:eastAsia="en-US"/>
              </w:rPr>
              <w:t>&lt;&lt;Date&gt;&gt;</w:t>
            </w:r>
          </w:p>
        </w:tc>
      </w:tr>
      <w:tr w:rsidR="00C5403D" w:rsidRPr="005F1DFB" w14:paraId="66C16826" w14:textId="77777777" w:rsidTr="0BED7077">
        <w:trPr>
          <w:trHeight w:val="315"/>
        </w:trPr>
        <w:tc>
          <w:tcPr>
            <w:tcW w:w="510" w:type="dxa"/>
            <w:vAlign w:val="center"/>
          </w:tcPr>
          <w:p w14:paraId="7E8333DC" w14:textId="77777777" w:rsidR="00C5403D" w:rsidRDefault="00C5403D" w:rsidP="00C5403D">
            <w:pPr>
              <w:pStyle w:val="NoSpacing"/>
              <w:jc w:val="center"/>
            </w:pPr>
            <w:r w:rsidRPr="581F0915">
              <w:rPr>
                <w:rFonts w:ascii="Calibri" w:eastAsia="Calibri" w:hAnsi="Calibri" w:cs="Calibri"/>
                <w:lang w:val="en-IN"/>
              </w:rPr>
              <w:t>1</w:t>
            </w:r>
          </w:p>
        </w:tc>
        <w:tc>
          <w:tcPr>
            <w:tcW w:w="7920" w:type="dxa"/>
            <w:vAlign w:val="center"/>
            <w:hideMark/>
          </w:tcPr>
          <w:p w14:paraId="0A697829" w14:textId="77777777" w:rsidR="00C5403D" w:rsidRPr="005F1DFB" w:rsidRDefault="00C5403D" w:rsidP="00EC650F">
            <w:pPr>
              <w:pStyle w:val="NoSpacing"/>
              <w:rPr>
                <w:rFonts w:eastAsia="Times New Roman"/>
                <w:color w:val="000000"/>
                <w:lang w:eastAsia="en-US"/>
              </w:rPr>
            </w:pPr>
            <w:r w:rsidRPr="005F1DFB">
              <w:rPr>
                <w:lang w:val="en-IN" w:eastAsia="en-US"/>
              </w:rPr>
              <w:t>Are all slicers, table headers, measures, objects in Proper Case and not CamelCase or With_Underscores?</w:t>
            </w:r>
          </w:p>
        </w:tc>
        <w:tc>
          <w:tcPr>
            <w:tcW w:w="1305" w:type="dxa"/>
            <w:vAlign w:val="center"/>
            <w:hideMark/>
          </w:tcPr>
          <w:p w14:paraId="0B336C7A"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4ED544E8"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4C269632" w14:textId="77777777" w:rsidTr="0BED7077">
        <w:trPr>
          <w:trHeight w:val="315"/>
        </w:trPr>
        <w:tc>
          <w:tcPr>
            <w:tcW w:w="510" w:type="dxa"/>
            <w:vAlign w:val="center"/>
          </w:tcPr>
          <w:p w14:paraId="24C55AEA" w14:textId="77777777" w:rsidR="00C5403D" w:rsidRDefault="00C5403D" w:rsidP="00C5403D">
            <w:pPr>
              <w:pStyle w:val="NoSpacing"/>
              <w:jc w:val="center"/>
            </w:pPr>
            <w:r w:rsidRPr="581F0915">
              <w:rPr>
                <w:rFonts w:ascii="Calibri" w:eastAsia="Calibri" w:hAnsi="Calibri" w:cs="Calibri"/>
                <w:lang w:val="en-IN"/>
              </w:rPr>
              <w:t>2</w:t>
            </w:r>
          </w:p>
        </w:tc>
        <w:tc>
          <w:tcPr>
            <w:tcW w:w="7920" w:type="dxa"/>
            <w:vAlign w:val="center"/>
            <w:hideMark/>
          </w:tcPr>
          <w:p w14:paraId="423D8612" w14:textId="77777777" w:rsidR="00C5403D" w:rsidRPr="005F1DFB" w:rsidRDefault="00C5403D" w:rsidP="00EC650F">
            <w:pPr>
              <w:pStyle w:val="NoSpacing"/>
              <w:rPr>
                <w:rFonts w:eastAsia="Times New Roman"/>
                <w:color w:val="000000"/>
                <w:lang w:eastAsia="en-US"/>
              </w:rPr>
            </w:pPr>
            <w:r w:rsidRPr="0E8257F5">
              <w:rPr>
                <w:lang w:val="en-IN" w:eastAsia="en-US"/>
              </w:rPr>
              <w:t>Are currency-related values formatted as currency?</w:t>
            </w:r>
          </w:p>
        </w:tc>
        <w:tc>
          <w:tcPr>
            <w:tcW w:w="1305" w:type="dxa"/>
            <w:vAlign w:val="center"/>
            <w:hideMark/>
          </w:tcPr>
          <w:p w14:paraId="4D4D29D2"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244A297E"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4FCE724A" w14:textId="77777777" w:rsidTr="0BED7077">
        <w:trPr>
          <w:trHeight w:val="315"/>
        </w:trPr>
        <w:tc>
          <w:tcPr>
            <w:tcW w:w="510" w:type="dxa"/>
            <w:vAlign w:val="center"/>
          </w:tcPr>
          <w:p w14:paraId="7F5CEAAE" w14:textId="77777777" w:rsidR="00C5403D" w:rsidRDefault="00C5403D" w:rsidP="00C5403D">
            <w:pPr>
              <w:pStyle w:val="NoSpacing"/>
              <w:jc w:val="center"/>
            </w:pPr>
            <w:r w:rsidRPr="581F0915">
              <w:rPr>
                <w:rFonts w:ascii="Calibri" w:eastAsia="Calibri" w:hAnsi="Calibri" w:cs="Calibri"/>
                <w:lang w:val="en-IN"/>
              </w:rPr>
              <w:t>3</w:t>
            </w:r>
          </w:p>
        </w:tc>
        <w:tc>
          <w:tcPr>
            <w:tcW w:w="7920" w:type="dxa"/>
            <w:vAlign w:val="center"/>
            <w:hideMark/>
          </w:tcPr>
          <w:p w14:paraId="2AA41258" w14:textId="77777777" w:rsidR="00C5403D" w:rsidRPr="005F1DFB" w:rsidRDefault="00C5403D" w:rsidP="00EC650F">
            <w:pPr>
              <w:pStyle w:val="NoSpacing"/>
              <w:rPr>
                <w:rFonts w:eastAsia="Times New Roman"/>
                <w:color w:val="000000"/>
                <w:lang w:eastAsia="en-US"/>
              </w:rPr>
            </w:pPr>
            <w:r w:rsidRPr="005F1DFB">
              <w:rPr>
                <w:lang w:val="en-IN" w:eastAsia="en-US"/>
              </w:rPr>
              <w:t>Are percentages formatted with a maximum of 1 decimal point?</w:t>
            </w:r>
          </w:p>
        </w:tc>
        <w:tc>
          <w:tcPr>
            <w:tcW w:w="1305" w:type="dxa"/>
            <w:vAlign w:val="center"/>
            <w:hideMark/>
          </w:tcPr>
          <w:p w14:paraId="73607AA1"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574D6953"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3932BE0A" w14:textId="77777777" w:rsidTr="0BED7077">
        <w:trPr>
          <w:trHeight w:val="615"/>
        </w:trPr>
        <w:tc>
          <w:tcPr>
            <w:tcW w:w="510" w:type="dxa"/>
            <w:vAlign w:val="center"/>
          </w:tcPr>
          <w:p w14:paraId="3E035241" w14:textId="77777777" w:rsidR="00C5403D" w:rsidRDefault="00C5403D" w:rsidP="00C5403D">
            <w:pPr>
              <w:pStyle w:val="NoSpacing"/>
              <w:jc w:val="center"/>
            </w:pPr>
            <w:r w:rsidRPr="581F0915">
              <w:rPr>
                <w:rFonts w:ascii="Calibri" w:eastAsia="Calibri" w:hAnsi="Calibri" w:cs="Calibri"/>
                <w:lang w:val="en-IN"/>
              </w:rPr>
              <w:t>4</w:t>
            </w:r>
          </w:p>
        </w:tc>
        <w:tc>
          <w:tcPr>
            <w:tcW w:w="7920" w:type="dxa"/>
            <w:vAlign w:val="center"/>
            <w:hideMark/>
          </w:tcPr>
          <w:p w14:paraId="20776B7F" w14:textId="4D7B677E" w:rsidR="00C5403D" w:rsidRPr="005F1DFB" w:rsidRDefault="00C5403D" w:rsidP="00EC650F">
            <w:pPr>
              <w:pStyle w:val="NoSpacing"/>
              <w:rPr>
                <w:rFonts w:eastAsia="Times New Roman"/>
                <w:color w:val="000000"/>
                <w:lang w:eastAsia="en-US"/>
              </w:rPr>
            </w:pPr>
            <w:r w:rsidRPr="0BED7077">
              <w:rPr>
                <w:lang w:val="en-IN" w:eastAsia="en-US"/>
              </w:rPr>
              <w:t>Ideally, all numerical values should be formatted as whole numbers</w:t>
            </w:r>
            <w:r w:rsidR="15E8F602" w:rsidRPr="0BED7077">
              <w:rPr>
                <w:lang w:val="en-IN" w:eastAsia="en-US"/>
              </w:rPr>
              <w:t xml:space="preserve"> with thousand </w:t>
            </w:r>
            <w:r w:rsidR="307DF05A" w:rsidRPr="0BED7077">
              <w:rPr>
                <w:lang w:val="en-IN" w:eastAsia="en-US"/>
              </w:rPr>
              <w:t>separator</w:t>
            </w:r>
            <w:r w:rsidR="73245F1F" w:rsidRPr="0BED7077">
              <w:rPr>
                <w:lang w:val="en-IN" w:eastAsia="en-US"/>
              </w:rPr>
              <w:t>s</w:t>
            </w:r>
            <w:r w:rsidRPr="0BED7077">
              <w:rPr>
                <w:lang w:val="en-IN" w:eastAsia="en-US"/>
              </w:rPr>
              <w:t>. In instances where decimal points are required for precision, there should be a maximum of 1 decimal point.</w:t>
            </w:r>
          </w:p>
        </w:tc>
        <w:tc>
          <w:tcPr>
            <w:tcW w:w="1305" w:type="dxa"/>
            <w:vAlign w:val="center"/>
            <w:hideMark/>
          </w:tcPr>
          <w:p w14:paraId="20639F7C"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28EA224D"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414D3749" w14:textId="77777777" w:rsidTr="0BED7077">
        <w:trPr>
          <w:trHeight w:val="315"/>
        </w:trPr>
        <w:tc>
          <w:tcPr>
            <w:tcW w:w="510" w:type="dxa"/>
            <w:vAlign w:val="center"/>
          </w:tcPr>
          <w:p w14:paraId="6AB145D8" w14:textId="77777777" w:rsidR="00C5403D" w:rsidRDefault="00C5403D" w:rsidP="00C5403D">
            <w:pPr>
              <w:pStyle w:val="NoSpacing"/>
              <w:jc w:val="center"/>
            </w:pPr>
            <w:r w:rsidRPr="581F0915">
              <w:rPr>
                <w:rFonts w:ascii="Calibri" w:eastAsia="Calibri" w:hAnsi="Calibri" w:cs="Calibri"/>
                <w:lang w:val="en-IN"/>
              </w:rPr>
              <w:t>5</w:t>
            </w:r>
          </w:p>
        </w:tc>
        <w:tc>
          <w:tcPr>
            <w:tcW w:w="7920" w:type="dxa"/>
            <w:vAlign w:val="center"/>
            <w:hideMark/>
          </w:tcPr>
          <w:p w14:paraId="2DD162DC" w14:textId="77777777" w:rsidR="00C5403D" w:rsidRPr="005F1DFB" w:rsidRDefault="00C5403D" w:rsidP="00EC650F">
            <w:pPr>
              <w:pStyle w:val="NoSpacing"/>
              <w:rPr>
                <w:rFonts w:eastAsia="Times New Roman"/>
                <w:color w:val="000000"/>
                <w:lang w:eastAsia="en-US"/>
              </w:rPr>
            </w:pPr>
            <w:r w:rsidRPr="005F1DFB">
              <w:rPr>
                <w:lang w:val="en-IN" w:eastAsia="en-US"/>
              </w:rPr>
              <w:t>Is the thousand separator enabled for all numerical values?</w:t>
            </w:r>
          </w:p>
        </w:tc>
        <w:tc>
          <w:tcPr>
            <w:tcW w:w="1305" w:type="dxa"/>
            <w:vAlign w:val="center"/>
            <w:hideMark/>
          </w:tcPr>
          <w:p w14:paraId="54CA6145"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73027B9D"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5C5A7789" w14:textId="77777777" w:rsidTr="0BED7077">
        <w:trPr>
          <w:trHeight w:val="615"/>
        </w:trPr>
        <w:tc>
          <w:tcPr>
            <w:tcW w:w="510" w:type="dxa"/>
            <w:vAlign w:val="center"/>
          </w:tcPr>
          <w:p w14:paraId="4A4ED219" w14:textId="77777777" w:rsidR="00C5403D" w:rsidRDefault="00C5403D" w:rsidP="00C5403D">
            <w:pPr>
              <w:pStyle w:val="NoSpacing"/>
              <w:jc w:val="center"/>
            </w:pPr>
            <w:r w:rsidRPr="581F0915">
              <w:rPr>
                <w:rFonts w:ascii="Calibri" w:eastAsia="Calibri" w:hAnsi="Calibri" w:cs="Calibri"/>
                <w:lang w:val="en-IN"/>
              </w:rPr>
              <w:t>6</w:t>
            </w:r>
          </w:p>
        </w:tc>
        <w:tc>
          <w:tcPr>
            <w:tcW w:w="7920" w:type="dxa"/>
            <w:vAlign w:val="center"/>
            <w:hideMark/>
          </w:tcPr>
          <w:p w14:paraId="4CDED61C" w14:textId="77777777" w:rsidR="00C5403D" w:rsidRPr="005F1DFB" w:rsidRDefault="00C5403D" w:rsidP="00EC650F">
            <w:pPr>
              <w:pStyle w:val="NoSpacing"/>
              <w:rPr>
                <w:rFonts w:eastAsia="Times New Roman"/>
                <w:color w:val="000000"/>
                <w:lang w:eastAsia="en-US"/>
              </w:rPr>
            </w:pPr>
            <w:r w:rsidRPr="005F1DFB">
              <w:rPr>
                <w:rFonts w:eastAsia="Times New Roman"/>
                <w:lang w:eastAsia="en-US"/>
              </w:rPr>
              <w:t>Is the</w:t>
            </w:r>
            <w:r w:rsidRPr="005F1DFB">
              <w:rPr>
                <w:rFonts w:eastAsia="Times New Roman"/>
                <w:color w:val="000000"/>
                <w:lang w:eastAsia="en-US"/>
              </w:rPr>
              <w:t xml:space="preserve"> </w:t>
            </w:r>
            <w:hyperlink r:id="rId33" w:history="1">
              <w:r w:rsidRPr="00CC14A7">
                <w:rPr>
                  <w:rStyle w:val="Hyperlink"/>
                  <w:rFonts w:eastAsia="Times New Roman"/>
                  <w:lang w:eastAsia="en-US"/>
                </w:rPr>
                <w:t>KC UX Template</w:t>
              </w:r>
            </w:hyperlink>
            <w:r>
              <w:rPr>
                <w:rFonts w:eastAsia="Times New Roman"/>
                <w:color w:val="000000"/>
                <w:lang w:eastAsia="en-US"/>
              </w:rPr>
              <w:t xml:space="preserve"> </w:t>
            </w:r>
            <w:r w:rsidRPr="005F1DFB">
              <w:rPr>
                <w:rFonts w:eastAsia="Times New Roman"/>
                <w:color w:val="000000"/>
                <w:lang w:eastAsia="en-US"/>
              </w:rPr>
              <w:t xml:space="preserve">used? This template not only adheres to K-C brand visualization </w:t>
            </w:r>
            <w:r>
              <w:rPr>
                <w:rFonts w:eastAsia="Times New Roman"/>
                <w:color w:val="000000"/>
                <w:lang w:eastAsia="en-US"/>
              </w:rPr>
              <w:t>standards</w:t>
            </w:r>
            <w:r w:rsidRPr="005F1DFB">
              <w:rPr>
                <w:rFonts w:eastAsia="Times New Roman"/>
                <w:color w:val="000000"/>
                <w:lang w:eastAsia="en-US"/>
              </w:rPr>
              <w:t>, but also addresses ~10% of the population suffering from colorblind afflictions.</w:t>
            </w:r>
          </w:p>
        </w:tc>
        <w:tc>
          <w:tcPr>
            <w:tcW w:w="1305" w:type="dxa"/>
            <w:vAlign w:val="center"/>
            <w:hideMark/>
          </w:tcPr>
          <w:p w14:paraId="1BC8BF86"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7F6838DD"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0E4E09DE" w14:textId="77777777" w:rsidTr="0BED7077">
        <w:trPr>
          <w:trHeight w:val="615"/>
        </w:trPr>
        <w:tc>
          <w:tcPr>
            <w:tcW w:w="510" w:type="dxa"/>
            <w:vAlign w:val="center"/>
          </w:tcPr>
          <w:p w14:paraId="15A8A959" w14:textId="77777777" w:rsidR="00C5403D" w:rsidRDefault="00C5403D" w:rsidP="00C5403D">
            <w:pPr>
              <w:pStyle w:val="NoSpacing"/>
              <w:jc w:val="center"/>
            </w:pPr>
            <w:r w:rsidRPr="581F0915">
              <w:rPr>
                <w:rFonts w:ascii="Calibri" w:eastAsia="Calibri" w:hAnsi="Calibri" w:cs="Calibri"/>
                <w:lang w:val="en-IN"/>
              </w:rPr>
              <w:t>7</w:t>
            </w:r>
          </w:p>
        </w:tc>
        <w:tc>
          <w:tcPr>
            <w:tcW w:w="7920" w:type="dxa"/>
            <w:vAlign w:val="center"/>
            <w:hideMark/>
          </w:tcPr>
          <w:p w14:paraId="0275885D" w14:textId="77777777" w:rsidR="00C5403D" w:rsidRPr="005F1DFB" w:rsidRDefault="00C5403D" w:rsidP="00EC650F">
            <w:pPr>
              <w:pStyle w:val="NoSpacing"/>
              <w:rPr>
                <w:lang w:eastAsia="en-US"/>
              </w:rPr>
            </w:pPr>
            <w:r w:rsidRPr="005F1DFB">
              <w:rPr>
                <w:lang w:eastAsia="en-US"/>
              </w:rPr>
              <w:t xml:space="preserve">Is a standard canvas size of 720px x 1280px being used? This is critical to ensure the background images appear in the same scale per the </w:t>
            </w:r>
            <w:hyperlink r:id="rId34" w:history="1">
              <w:r w:rsidRPr="005F1DFB">
                <w:rPr>
                  <w:rStyle w:val="Hyperlink"/>
                  <w:lang w:eastAsia="en-US"/>
                </w:rPr>
                <w:t>UI/UX PowerPoint deck on Power BI UX Templates (sharepoint.com)</w:t>
              </w:r>
            </w:hyperlink>
            <w:r w:rsidRPr="005F1DFB">
              <w:rPr>
                <w:lang w:eastAsia="en-US"/>
              </w:rPr>
              <w:t>.</w:t>
            </w:r>
          </w:p>
        </w:tc>
        <w:tc>
          <w:tcPr>
            <w:tcW w:w="1305" w:type="dxa"/>
            <w:vAlign w:val="center"/>
            <w:hideMark/>
          </w:tcPr>
          <w:p w14:paraId="71FD00C5"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12136D1F"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3521B4DA" w14:textId="77777777" w:rsidTr="0BED7077">
        <w:trPr>
          <w:trHeight w:val="615"/>
        </w:trPr>
        <w:tc>
          <w:tcPr>
            <w:tcW w:w="510" w:type="dxa"/>
            <w:vAlign w:val="center"/>
          </w:tcPr>
          <w:p w14:paraId="62DD47B0" w14:textId="77777777" w:rsidR="00C5403D" w:rsidRDefault="00C5403D" w:rsidP="00C5403D">
            <w:pPr>
              <w:pStyle w:val="NoSpacing"/>
              <w:jc w:val="center"/>
            </w:pPr>
            <w:r w:rsidRPr="581F0915">
              <w:rPr>
                <w:rFonts w:ascii="Calibri" w:eastAsia="Calibri" w:hAnsi="Calibri" w:cs="Calibri"/>
              </w:rPr>
              <w:t>8</w:t>
            </w:r>
          </w:p>
        </w:tc>
        <w:tc>
          <w:tcPr>
            <w:tcW w:w="7920" w:type="dxa"/>
            <w:vAlign w:val="center"/>
            <w:hideMark/>
          </w:tcPr>
          <w:p w14:paraId="5E14140F" w14:textId="77777777" w:rsidR="00C5403D" w:rsidRPr="005F1DFB" w:rsidRDefault="00C5403D" w:rsidP="00EC650F">
            <w:pPr>
              <w:pStyle w:val="NoSpacing"/>
              <w:rPr>
                <w:lang w:eastAsia="en-US"/>
              </w:rPr>
            </w:pPr>
            <w:r w:rsidRPr="005F1DFB">
              <w:rPr>
                <w:lang w:eastAsia="en-US"/>
              </w:rPr>
              <w:t xml:space="preserve">Per </w:t>
            </w:r>
            <w:hyperlink r:id="rId35" w:history="1">
              <w:r w:rsidRPr="005F1DFB">
                <w:rPr>
                  <w:rStyle w:val="Hyperlink"/>
                  <w:lang w:eastAsia="en-US"/>
                </w:rPr>
                <w:t>data visualization best practices</w:t>
              </w:r>
            </w:hyperlink>
            <w:r w:rsidRPr="005F1DFB">
              <w:rPr>
                <w:lang w:eastAsia="en-US"/>
              </w:rPr>
              <w:t>, scroll bars should be avoided at all costs. Have all attempts to remove scroll bars from pages/visuals been made so everything appears on a single standardized canvas?</w:t>
            </w:r>
          </w:p>
        </w:tc>
        <w:tc>
          <w:tcPr>
            <w:tcW w:w="1305" w:type="dxa"/>
            <w:vAlign w:val="center"/>
            <w:hideMark/>
          </w:tcPr>
          <w:p w14:paraId="43527D95"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4EA899D1"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28DFCC56" w14:textId="77777777" w:rsidTr="0BED7077">
        <w:trPr>
          <w:trHeight w:val="315"/>
        </w:trPr>
        <w:tc>
          <w:tcPr>
            <w:tcW w:w="510" w:type="dxa"/>
            <w:vAlign w:val="center"/>
          </w:tcPr>
          <w:p w14:paraId="6923E570" w14:textId="77777777" w:rsidR="00C5403D" w:rsidRDefault="00C5403D" w:rsidP="00C5403D">
            <w:pPr>
              <w:pStyle w:val="NoSpacing"/>
              <w:jc w:val="center"/>
            </w:pPr>
            <w:r w:rsidRPr="581F0915">
              <w:rPr>
                <w:rFonts w:ascii="Calibri" w:eastAsia="Calibri" w:hAnsi="Calibri" w:cs="Calibri"/>
                <w:color w:val="000000" w:themeColor="text1"/>
                <w:lang w:val="en-IN"/>
              </w:rPr>
              <w:t>9</w:t>
            </w:r>
          </w:p>
        </w:tc>
        <w:tc>
          <w:tcPr>
            <w:tcW w:w="7920" w:type="dxa"/>
            <w:vAlign w:val="center"/>
            <w:hideMark/>
          </w:tcPr>
          <w:p w14:paraId="2125D627" w14:textId="77777777" w:rsidR="00C5403D" w:rsidRPr="005F1DFB" w:rsidRDefault="00C5403D" w:rsidP="00EC650F">
            <w:pPr>
              <w:pStyle w:val="NoSpacing"/>
              <w:rPr>
                <w:lang w:eastAsia="en-US"/>
              </w:rPr>
            </w:pPr>
            <w:r w:rsidRPr="005F1DFB">
              <w:rPr>
                <w:lang w:eastAsia="en-US"/>
              </w:rPr>
              <w:t xml:space="preserve">Is the </w:t>
            </w:r>
            <w:hyperlink r:id="rId36" w:history="1">
              <w:r w:rsidRPr="005F1DFB">
                <w:rPr>
                  <w:rStyle w:val="Hyperlink"/>
                  <w:lang w:eastAsia="en-US"/>
                </w:rPr>
                <w:t>New Card Visual</w:t>
              </w:r>
            </w:hyperlink>
            <w:r w:rsidRPr="005F1DFB">
              <w:rPr>
                <w:lang w:eastAsia="en-US"/>
              </w:rPr>
              <w:t xml:space="preserve"> being used, rather than the previous Card visual?</w:t>
            </w:r>
          </w:p>
        </w:tc>
        <w:tc>
          <w:tcPr>
            <w:tcW w:w="1305" w:type="dxa"/>
            <w:vAlign w:val="center"/>
            <w:hideMark/>
          </w:tcPr>
          <w:p w14:paraId="43954F30"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520BC70B"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68F11F53" w14:textId="77777777" w:rsidTr="0BED7077">
        <w:trPr>
          <w:trHeight w:val="315"/>
        </w:trPr>
        <w:tc>
          <w:tcPr>
            <w:tcW w:w="510" w:type="dxa"/>
            <w:vAlign w:val="center"/>
          </w:tcPr>
          <w:p w14:paraId="2CAEC2D4" w14:textId="77777777" w:rsidR="00C5403D" w:rsidRDefault="00C5403D" w:rsidP="00C5403D">
            <w:pPr>
              <w:pStyle w:val="NoSpacing"/>
              <w:jc w:val="center"/>
            </w:pPr>
            <w:r w:rsidRPr="581F0915">
              <w:rPr>
                <w:rFonts w:ascii="Calibri" w:eastAsia="Calibri" w:hAnsi="Calibri" w:cs="Calibri"/>
              </w:rPr>
              <w:t>10</w:t>
            </w:r>
          </w:p>
        </w:tc>
        <w:tc>
          <w:tcPr>
            <w:tcW w:w="7920" w:type="dxa"/>
            <w:vAlign w:val="center"/>
            <w:hideMark/>
          </w:tcPr>
          <w:p w14:paraId="477512B6" w14:textId="77777777" w:rsidR="00C5403D" w:rsidRPr="005F1DFB" w:rsidRDefault="00C5403D" w:rsidP="00EC650F">
            <w:pPr>
              <w:pStyle w:val="NoSpacing"/>
              <w:rPr>
                <w:rFonts w:eastAsia="Times New Roman"/>
                <w:color w:val="0563C1"/>
                <w:u w:val="single"/>
                <w:lang w:eastAsia="en-US"/>
              </w:rPr>
            </w:pPr>
            <w:hyperlink r:id="rId37">
              <w:r w:rsidRPr="581F0915">
                <w:rPr>
                  <w:rFonts w:eastAsia="Times New Roman"/>
                  <w:color w:val="0563C1"/>
                  <w:u w:val="single"/>
                  <w:lang w:eastAsia="en-US"/>
                </w:rPr>
                <w:t>Do slicers with more than 5 items (or that have a scroll bar) have the Search functionality enabled?</w:t>
              </w:r>
            </w:hyperlink>
          </w:p>
        </w:tc>
        <w:tc>
          <w:tcPr>
            <w:tcW w:w="1305" w:type="dxa"/>
            <w:vAlign w:val="center"/>
            <w:hideMark/>
          </w:tcPr>
          <w:p w14:paraId="715BA5D5"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63F5D4C9"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4F6FD5A3" w14:textId="77777777" w:rsidTr="0BED7077">
        <w:trPr>
          <w:trHeight w:val="315"/>
        </w:trPr>
        <w:tc>
          <w:tcPr>
            <w:tcW w:w="510" w:type="dxa"/>
            <w:vAlign w:val="center"/>
          </w:tcPr>
          <w:p w14:paraId="054B9A1C" w14:textId="77777777" w:rsidR="00C5403D" w:rsidRDefault="00C5403D" w:rsidP="00C5403D">
            <w:pPr>
              <w:pStyle w:val="NoSpacing"/>
              <w:jc w:val="center"/>
            </w:pPr>
            <w:r w:rsidRPr="581F0915">
              <w:rPr>
                <w:rFonts w:ascii="Calibri" w:eastAsia="Calibri" w:hAnsi="Calibri" w:cs="Calibri"/>
                <w:lang w:val="en-IN"/>
              </w:rPr>
              <w:t>11</w:t>
            </w:r>
          </w:p>
        </w:tc>
        <w:tc>
          <w:tcPr>
            <w:tcW w:w="7920" w:type="dxa"/>
            <w:vAlign w:val="center"/>
            <w:hideMark/>
          </w:tcPr>
          <w:p w14:paraId="4063C750" w14:textId="77777777" w:rsidR="00C5403D" w:rsidRPr="005F1DFB" w:rsidRDefault="00C5403D" w:rsidP="00EC650F">
            <w:pPr>
              <w:pStyle w:val="NoSpacing"/>
              <w:rPr>
                <w:lang w:eastAsia="en-US"/>
              </w:rPr>
            </w:pPr>
            <w:r w:rsidRPr="0B55F488">
              <w:rPr>
                <w:lang w:val="en-IN" w:eastAsia="en-US"/>
              </w:rPr>
              <w:t xml:space="preserve">Visuals and slicers are arranged, aligned, and distributed properly by utilizing the </w:t>
            </w:r>
            <w:hyperlink r:id="rId38" w:history="1">
              <w:r w:rsidRPr="0B55F488">
                <w:rPr>
                  <w:rStyle w:val="Hyperlink"/>
                  <w:lang w:val="en-IN" w:eastAsia="en-US"/>
                </w:rPr>
                <w:t>KC UX Templates</w:t>
              </w:r>
            </w:hyperlink>
            <w:r w:rsidRPr="0B55F488">
              <w:rPr>
                <w:lang w:val="en-IN" w:eastAsia="en-US"/>
              </w:rPr>
              <w:t>.</w:t>
            </w:r>
          </w:p>
        </w:tc>
        <w:tc>
          <w:tcPr>
            <w:tcW w:w="1305" w:type="dxa"/>
            <w:vAlign w:val="center"/>
            <w:hideMark/>
          </w:tcPr>
          <w:p w14:paraId="4EE2292B"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5552400B"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7E63C3E5" w14:textId="77777777" w:rsidTr="0BED7077">
        <w:trPr>
          <w:trHeight w:val="315"/>
        </w:trPr>
        <w:tc>
          <w:tcPr>
            <w:tcW w:w="510" w:type="dxa"/>
            <w:vAlign w:val="center"/>
          </w:tcPr>
          <w:p w14:paraId="1063C0C9" w14:textId="77777777" w:rsidR="00C5403D" w:rsidRDefault="00C5403D" w:rsidP="00C5403D">
            <w:pPr>
              <w:pStyle w:val="NoSpacing"/>
              <w:jc w:val="center"/>
            </w:pPr>
            <w:r w:rsidRPr="581F0915">
              <w:rPr>
                <w:rFonts w:ascii="Calibri" w:eastAsia="Calibri" w:hAnsi="Calibri" w:cs="Calibri"/>
              </w:rPr>
              <w:t>12</w:t>
            </w:r>
          </w:p>
        </w:tc>
        <w:tc>
          <w:tcPr>
            <w:tcW w:w="7920" w:type="dxa"/>
            <w:vAlign w:val="center"/>
            <w:hideMark/>
          </w:tcPr>
          <w:p w14:paraId="5DE78814" w14:textId="77777777" w:rsidR="00C5403D" w:rsidRPr="005F1DFB" w:rsidRDefault="00C5403D" w:rsidP="00EC650F">
            <w:pPr>
              <w:pStyle w:val="NoSpacing"/>
              <w:rPr>
                <w:rFonts w:eastAsia="Times New Roman"/>
                <w:color w:val="000000"/>
                <w:lang w:eastAsia="en-US"/>
              </w:rPr>
            </w:pPr>
            <w:r w:rsidRPr="005F1DFB">
              <w:rPr>
                <w:color w:val="000000"/>
                <w:lang w:val="en-IN" w:eastAsia="en-US"/>
              </w:rPr>
              <w:t>Format (such as font types, sizes, and colors) is consistent across all visuals.</w:t>
            </w:r>
          </w:p>
        </w:tc>
        <w:tc>
          <w:tcPr>
            <w:tcW w:w="1305" w:type="dxa"/>
            <w:vAlign w:val="center"/>
            <w:hideMark/>
          </w:tcPr>
          <w:p w14:paraId="165C55CA"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6F53D6C9"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7EEC6FF7" w14:textId="77777777" w:rsidTr="0BED7077">
        <w:trPr>
          <w:trHeight w:val="615"/>
        </w:trPr>
        <w:tc>
          <w:tcPr>
            <w:tcW w:w="510" w:type="dxa"/>
            <w:vAlign w:val="center"/>
          </w:tcPr>
          <w:p w14:paraId="545F112A" w14:textId="77777777" w:rsidR="00C5403D" w:rsidRDefault="00C5403D" w:rsidP="00C5403D">
            <w:pPr>
              <w:pStyle w:val="NoSpacing"/>
              <w:jc w:val="center"/>
            </w:pPr>
            <w:r w:rsidRPr="581F0915">
              <w:rPr>
                <w:rFonts w:ascii="Calibri" w:eastAsia="Calibri" w:hAnsi="Calibri" w:cs="Calibri"/>
                <w:lang w:val="en-IN"/>
              </w:rPr>
              <w:t>13</w:t>
            </w:r>
          </w:p>
        </w:tc>
        <w:tc>
          <w:tcPr>
            <w:tcW w:w="7920" w:type="dxa"/>
            <w:vAlign w:val="center"/>
            <w:hideMark/>
          </w:tcPr>
          <w:p w14:paraId="5E226487" w14:textId="77777777" w:rsidR="00C5403D" w:rsidRPr="005F1DFB" w:rsidRDefault="00C5403D" w:rsidP="00EC650F">
            <w:pPr>
              <w:pStyle w:val="NoSpacing"/>
              <w:rPr>
                <w:lang w:eastAsia="en-US"/>
              </w:rPr>
            </w:pPr>
            <w:r w:rsidRPr="005F1DFB">
              <w:rPr>
                <w:lang w:val="en-IN" w:eastAsia="en-US"/>
              </w:rPr>
              <w:t xml:space="preserve">Calendar dates represented with text (not just numeric value) for global interpretation.  </w:t>
            </w:r>
            <w:hyperlink r:id="rId39" w:history="1">
              <w:r w:rsidRPr="005F1DFB">
                <w:rPr>
                  <w:rStyle w:val="Hyperlink"/>
                  <w:lang w:val="en-IN" w:eastAsia="en-US"/>
                </w:rPr>
                <w:t>Reference: Power BI Development Visualization Best Practices Guidelines – section 7.1 Development Recommendations, bullet point #6</w:t>
              </w:r>
            </w:hyperlink>
          </w:p>
        </w:tc>
        <w:tc>
          <w:tcPr>
            <w:tcW w:w="1305" w:type="dxa"/>
            <w:vAlign w:val="center"/>
            <w:hideMark/>
          </w:tcPr>
          <w:p w14:paraId="68777AF0"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4AB4389B"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1527A09E" w14:textId="77777777" w:rsidTr="0BED7077">
        <w:trPr>
          <w:trHeight w:val="615"/>
        </w:trPr>
        <w:tc>
          <w:tcPr>
            <w:tcW w:w="510" w:type="dxa"/>
            <w:vAlign w:val="center"/>
          </w:tcPr>
          <w:p w14:paraId="4F9058E1" w14:textId="77777777" w:rsidR="00C5403D" w:rsidRDefault="00C5403D" w:rsidP="00C5403D">
            <w:pPr>
              <w:pStyle w:val="NoSpacing"/>
              <w:jc w:val="center"/>
            </w:pPr>
            <w:r w:rsidRPr="581F0915">
              <w:rPr>
                <w:rFonts w:ascii="Calibri" w:eastAsia="Calibri" w:hAnsi="Calibri" w:cs="Calibri"/>
              </w:rPr>
              <w:t>14</w:t>
            </w:r>
          </w:p>
        </w:tc>
        <w:tc>
          <w:tcPr>
            <w:tcW w:w="7920" w:type="dxa"/>
            <w:vAlign w:val="center"/>
            <w:hideMark/>
          </w:tcPr>
          <w:p w14:paraId="6FAE9D35" w14:textId="77777777" w:rsidR="00C5403D" w:rsidRPr="005F1DFB" w:rsidRDefault="00C5403D" w:rsidP="00EC650F">
            <w:pPr>
              <w:pStyle w:val="NoSpacing"/>
              <w:rPr>
                <w:lang w:eastAsia="en-US"/>
              </w:rPr>
            </w:pPr>
            <w:r w:rsidRPr="005F1DFB">
              <w:rPr>
                <w:lang w:val="en-IN" w:eastAsia="en-US"/>
              </w:rPr>
              <w:t xml:space="preserve">Units and measures must always be made clear. Reference: </w:t>
            </w:r>
            <w:hyperlink r:id="rId40" w:history="1">
              <w:r w:rsidRPr="005F1DFB">
                <w:rPr>
                  <w:rStyle w:val="Hyperlink"/>
                  <w:lang w:val="en-IN" w:eastAsia="en-US"/>
                </w:rPr>
                <w:t>Power BI Development Visualization Best Practices Guidelines – section 7.1 Development Recommendations, bullet point #9</w:t>
              </w:r>
            </w:hyperlink>
          </w:p>
        </w:tc>
        <w:tc>
          <w:tcPr>
            <w:tcW w:w="1305" w:type="dxa"/>
            <w:vAlign w:val="center"/>
            <w:hideMark/>
          </w:tcPr>
          <w:p w14:paraId="18D1E28F"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46ED356E"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1E6B5989" w14:textId="77777777" w:rsidTr="0BED7077">
        <w:trPr>
          <w:trHeight w:val="315"/>
        </w:trPr>
        <w:tc>
          <w:tcPr>
            <w:tcW w:w="510" w:type="dxa"/>
            <w:vAlign w:val="center"/>
          </w:tcPr>
          <w:p w14:paraId="2C499734" w14:textId="77777777" w:rsidR="00C5403D" w:rsidRDefault="00C5403D" w:rsidP="00C5403D">
            <w:pPr>
              <w:pStyle w:val="NoSpacing"/>
              <w:jc w:val="center"/>
            </w:pPr>
            <w:r w:rsidRPr="581F0915">
              <w:rPr>
                <w:rFonts w:ascii="Calibri" w:eastAsia="Calibri" w:hAnsi="Calibri" w:cs="Calibri"/>
                <w:lang w:val="en-IN"/>
              </w:rPr>
              <w:t>15</w:t>
            </w:r>
          </w:p>
        </w:tc>
        <w:tc>
          <w:tcPr>
            <w:tcW w:w="7920" w:type="dxa"/>
            <w:vAlign w:val="center"/>
            <w:hideMark/>
          </w:tcPr>
          <w:p w14:paraId="1E3A7C83" w14:textId="77777777" w:rsidR="00C5403D" w:rsidRPr="005F1DFB" w:rsidRDefault="00C5403D" w:rsidP="00EC650F">
            <w:pPr>
              <w:pStyle w:val="NoSpacing"/>
              <w:rPr>
                <w:lang w:eastAsia="en-US"/>
              </w:rPr>
            </w:pPr>
            <w:r w:rsidRPr="005F1DFB">
              <w:rPr>
                <w:lang w:val="en-IN" w:eastAsia="en-US"/>
              </w:rPr>
              <w:t xml:space="preserve">Do not use “Uncertified” Custom Visuals. </w:t>
            </w:r>
            <w:hyperlink r:id="rId41" w:history="1">
              <w:r w:rsidRPr="005F1DFB">
                <w:rPr>
                  <w:rStyle w:val="Hyperlink"/>
                  <w:lang w:val="en-IN" w:eastAsia="en-US"/>
                </w:rPr>
                <w:t>Reference: PBI - Custom Visuals Policy and Issue when Publishing</w:t>
              </w:r>
            </w:hyperlink>
          </w:p>
        </w:tc>
        <w:tc>
          <w:tcPr>
            <w:tcW w:w="1305" w:type="dxa"/>
            <w:vAlign w:val="center"/>
            <w:hideMark/>
          </w:tcPr>
          <w:p w14:paraId="44C7602B"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2FC11C67"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r w:rsidR="00C5403D" w:rsidRPr="005F1DFB" w14:paraId="537EC079" w14:textId="77777777" w:rsidTr="0BED7077">
        <w:trPr>
          <w:trHeight w:val="300"/>
        </w:trPr>
        <w:tc>
          <w:tcPr>
            <w:tcW w:w="510" w:type="dxa"/>
            <w:vAlign w:val="center"/>
          </w:tcPr>
          <w:p w14:paraId="1756A680" w14:textId="77777777" w:rsidR="00C5403D" w:rsidRDefault="00C5403D" w:rsidP="00C5403D">
            <w:pPr>
              <w:pStyle w:val="NoSpacing"/>
              <w:jc w:val="center"/>
            </w:pPr>
            <w:r w:rsidRPr="581F0915">
              <w:rPr>
                <w:rFonts w:ascii="Calibri" w:eastAsia="Calibri" w:hAnsi="Calibri" w:cs="Calibri"/>
              </w:rPr>
              <w:t>16</w:t>
            </w:r>
          </w:p>
        </w:tc>
        <w:tc>
          <w:tcPr>
            <w:tcW w:w="7920" w:type="dxa"/>
            <w:vAlign w:val="center"/>
            <w:hideMark/>
          </w:tcPr>
          <w:p w14:paraId="723E4C25" w14:textId="77777777" w:rsidR="00C5403D" w:rsidRDefault="00C5403D" w:rsidP="00EC650F">
            <w:pPr>
              <w:pStyle w:val="NoSpacing"/>
              <w:rPr>
                <w:rFonts w:ascii="Segoe UI" w:hAnsi="Segoe UI" w:cs="Segoe UI"/>
                <w:sz w:val="18"/>
                <w:szCs w:val="18"/>
              </w:rPr>
            </w:pPr>
            <w:r>
              <w:rPr>
                <w:rStyle w:val="normaltextrun"/>
                <w:rFonts w:ascii="Calibri" w:hAnsi="Calibri" w:cs="Calibri"/>
                <w:color w:val="000000"/>
              </w:rPr>
              <w:t>Avoid using Pie and Donut charts. Reference:</w:t>
            </w:r>
            <w:r>
              <w:rPr>
                <w:rStyle w:val="eop"/>
                <w:rFonts w:ascii="Calibri" w:hAnsi="Calibri" w:cs="Calibri"/>
                <w:color w:val="000000"/>
              </w:rPr>
              <w:t> </w:t>
            </w:r>
          </w:p>
          <w:p w14:paraId="5AFC2ADD" w14:textId="77777777" w:rsidR="00C5403D" w:rsidRDefault="00C5403D" w:rsidP="00EC650F">
            <w:pPr>
              <w:pStyle w:val="NoSpacing"/>
              <w:rPr>
                <w:rFonts w:ascii="Segoe UI" w:hAnsi="Segoe UI" w:cs="Segoe UI"/>
                <w:sz w:val="18"/>
                <w:szCs w:val="18"/>
              </w:rPr>
            </w:pPr>
            <w:hyperlink r:id="rId42" w:tgtFrame="_blank" w:history="1">
              <w:r>
                <w:rPr>
                  <w:rStyle w:val="normaltextrun"/>
                  <w:rFonts w:ascii="Calibri" w:hAnsi="Calibri" w:cs="Calibri"/>
                  <w:color w:val="0563C1"/>
                  <w:u w:val="single"/>
                </w:rPr>
                <w:t>Death to Pie Charts — Storytelling with Data</w:t>
              </w:r>
            </w:hyperlink>
            <w:r>
              <w:rPr>
                <w:rStyle w:val="eop"/>
                <w:rFonts w:ascii="Calibri" w:hAnsi="Calibri" w:cs="Calibri"/>
              </w:rPr>
              <w:t> </w:t>
            </w:r>
          </w:p>
          <w:p w14:paraId="17055134" w14:textId="77777777" w:rsidR="00C5403D" w:rsidRDefault="00C5403D" w:rsidP="00EC650F">
            <w:pPr>
              <w:pStyle w:val="NoSpacing"/>
              <w:rPr>
                <w:rFonts w:ascii="Segoe UI" w:hAnsi="Segoe UI" w:cs="Segoe UI"/>
                <w:sz w:val="18"/>
                <w:szCs w:val="18"/>
              </w:rPr>
            </w:pPr>
            <w:hyperlink r:id="rId43" w:tgtFrame="_blank" w:history="1">
              <w:r>
                <w:rPr>
                  <w:rStyle w:val="normaltextrun"/>
                  <w:rFonts w:ascii="Calibri" w:eastAsiaTheme="majorEastAsia" w:hAnsi="Calibri" w:cs="Calibri"/>
                  <w:color w:val="0563C1"/>
                  <w:u w:val="single"/>
                </w:rPr>
                <w:t>The Five Stages of Grief Over the Death of Pie Charts</w:t>
              </w:r>
            </w:hyperlink>
          </w:p>
          <w:p w14:paraId="42090777" w14:textId="77777777" w:rsidR="00C5403D" w:rsidRPr="005F1DFB" w:rsidRDefault="00C5403D" w:rsidP="00EC650F">
            <w:pPr>
              <w:pStyle w:val="NoSpacing"/>
              <w:rPr>
                <w:rFonts w:ascii="Segoe UI" w:eastAsia="Times New Roman" w:hAnsi="Segoe UI" w:cs="Segoe UI"/>
                <w:sz w:val="18"/>
                <w:szCs w:val="18"/>
                <w:lang w:eastAsia="en-US"/>
              </w:rPr>
            </w:pPr>
            <w:hyperlink r:id="rId44" w:tgtFrame="_blank" w:history="1">
              <w:r>
                <w:rPr>
                  <w:rStyle w:val="normaltextrun"/>
                  <w:rFonts w:ascii="Calibri" w:hAnsi="Calibri" w:cs="Calibri"/>
                  <w:color w:val="0563C1"/>
                  <w:u w:val="single"/>
                </w:rPr>
                <w:t>Pie Charts in Data Visualization- Good, Bad or Ugly? (xviz.com)</w:t>
              </w:r>
            </w:hyperlink>
            <w:r>
              <w:rPr>
                <w:rStyle w:val="eop"/>
                <w:rFonts w:ascii="Calibri" w:hAnsi="Calibri" w:cs="Calibri"/>
                <w:color w:val="000000"/>
              </w:rPr>
              <w:t> </w:t>
            </w:r>
          </w:p>
        </w:tc>
        <w:tc>
          <w:tcPr>
            <w:tcW w:w="1305" w:type="dxa"/>
            <w:vAlign w:val="center"/>
            <w:hideMark/>
          </w:tcPr>
          <w:p w14:paraId="6F703652"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c>
          <w:tcPr>
            <w:tcW w:w="1167" w:type="dxa"/>
            <w:vAlign w:val="center"/>
            <w:hideMark/>
          </w:tcPr>
          <w:p w14:paraId="3EE0DCAD" w14:textId="77777777" w:rsidR="00C5403D" w:rsidRPr="005F1DFB" w:rsidRDefault="00C5403D" w:rsidP="00EC650F">
            <w:pPr>
              <w:pStyle w:val="NoSpacing"/>
              <w:rPr>
                <w:rFonts w:eastAsia="Times New Roman"/>
                <w:color w:val="000000"/>
                <w:lang w:eastAsia="en-US"/>
              </w:rPr>
            </w:pPr>
            <w:r w:rsidRPr="005F1DFB">
              <w:rPr>
                <w:color w:val="000000"/>
                <w:lang w:eastAsia="en-US"/>
              </w:rPr>
              <w:t> </w:t>
            </w:r>
          </w:p>
        </w:tc>
      </w:tr>
    </w:tbl>
    <w:p w14:paraId="40AAC3D0" w14:textId="77777777" w:rsidR="00C5403D" w:rsidRDefault="00C5403D" w:rsidP="00C5403D">
      <w:r>
        <w:br w:type="page"/>
      </w:r>
    </w:p>
    <w:p w14:paraId="5929DE58" w14:textId="77777777" w:rsidR="00C5403D" w:rsidRDefault="00C5403D" w:rsidP="00C5403D">
      <w:pPr>
        <w:pStyle w:val="Heading1"/>
      </w:pPr>
      <w:bookmarkStart w:id="7" w:name="_Toc1355827296"/>
      <w:r>
        <w:lastRenderedPageBreak/>
        <w:t>DAX Best Practices</w:t>
      </w:r>
      <w:bookmarkEnd w:id="7"/>
    </w:p>
    <w:tbl>
      <w:tblPr>
        <w:tblW w:w="10945" w:type="dxa"/>
        <w:tblLook w:val="04A0" w:firstRow="1" w:lastRow="0" w:firstColumn="1" w:lastColumn="0" w:noHBand="0" w:noVBand="1"/>
      </w:tblPr>
      <w:tblGrid>
        <w:gridCol w:w="570"/>
        <w:gridCol w:w="7905"/>
        <w:gridCol w:w="1320"/>
        <w:gridCol w:w="1150"/>
      </w:tblGrid>
      <w:tr w:rsidR="00C5403D" w:rsidRPr="00E9671A" w14:paraId="4972CFE9" w14:textId="77777777" w:rsidTr="49719588">
        <w:trPr>
          <w:trHeight w:val="345"/>
        </w:trPr>
        <w:tc>
          <w:tcPr>
            <w:tcW w:w="57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3643CC48" w14:textId="77777777" w:rsidR="00C5403D" w:rsidRDefault="00C5403D" w:rsidP="00EC650F">
            <w:pPr>
              <w:spacing w:after="0"/>
              <w:jc w:val="right"/>
            </w:pPr>
            <w:r w:rsidRPr="581F0915">
              <w:rPr>
                <w:rFonts w:ascii="Calibri" w:eastAsia="Calibri" w:hAnsi="Calibri" w:cs="Calibri"/>
                <w:color w:val="FFFFFF" w:themeColor="background1"/>
                <w:lang w:val="en-IN"/>
              </w:rPr>
              <w:t>#</w:t>
            </w:r>
          </w:p>
        </w:tc>
        <w:tc>
          <w:tcPr>
            <w:tcW w:w="7905" w:type="dxa"/>
            <w:tcBorders>
              <w:top w:val="single" w:sz="4" w:space="0" w:color="auto"/>
              <w:left w:val="single" w:sz="4" w:space="0" w:color="auto"/>
              <w:bottom w:val="single" w:sz="4" w:space="0" w:color="auto"/>
              <w:right w:val="single" w:sz="4" w:space="0" w:color="auto"/>
            </w:tcBorders>
            <w:shd w:val="clear" w:color="auto" w:fill="000000" w:themeFill="text1"/>
            <w:vAlign w:val="center"/>
            <w:hideMark/>
          </w:tcPr>
          <w:p w14:paraId="6200B8BA" w14:textId="77777777" w:rsidR="00C5403D" w:rsidRPr="00E9671A" w:rsidRDefault="00C5403D" w:rsidP="00EC650F">
            <w:pPr>
              <w:spacing w:after="0" w:line="240" w:lineRule="auto"/>
              <w:rPr>
                <w:rFonts w:ascii="Calibri" w:eastAsia="Times New Roman" w:hAnsi="Calibri" w:cs="Calibri"/>
                <w:color w:val="FFFFFF"/>
                <w:lang w:eastAsia="en-US"/>
              </w:rPr>
            </w:pPr>
            <w:r w:rsidRPr="00E9671A">
              <w:rPr>
                <w:rFonts w:ascii="Calibri" w:eastAsia="Times New Roman" w:hAnsi="Calibri" w:cs="Calibri"/>
                <w:color w:val="FFFFFF"/>
                <w:lang w:val="en-IN" w:eastAsia="en-US"/>
              </w:rPr>
              <w:t>Item</w:t>
            </w:r>
          </w:p>
        </w:tc>
        <w:tc>
          <w:tcPr>
            <w:tcW w:w="1320" w:type="dxa"/>
            <w:tcBorders>
              <w:top w:val="single" w:sz="4" w:space="0" w:color="auto"/>
              <w:left w:val="nil"/>
              <w:bottom w:val="single" w:sz="4" w:space="0" w:color="auto"/>
              <w:right w:val="single" w:sz="4" w:space="0" w:color="auto"/>
            </w:tcBorders>
            <w:shd w:val="clear" w:color="auto" w:fill="000000" w:themeFill="text1"/>
            <w:vAlign w:val="center"/>
            <w:hideMark/>
          </w:tcPr>
          <w:p w14:paraId="50BB97DA" w14:textId="77777777" w:rsidR="00C5403D" w:rsidRPr="00E9671A" w:rsidRDefault="00C5403D" w:rsidP="00EC650F">
            <w:pPr>
              <w:spacing w:after="0" w:line="240" w:lineRule="auto"/>
              <w:rPr>
                <w:rFonts w:ascii="Segoe UI Symbol" w:eastAsia="Times New Roman" w:hAnsi="Segoe UI Symbol" w:cs="Calibri"/>
                <w:color w:val="FFFFFF"/>
                <w:lang w:eastAsia="en-US"/>
              </w:rPr>
            </w:pPr>
            <w:r w:rsidRPr="00E9671A">
              <w:rPr>
                <w:rFonts w:ascii="Segoe UI Symbol" w:eastAsia="Times New Roman" w:hAnsi="Segoe UI Symbol" w:cs="Calibri"/>
                <w:color w:val="FFFFFF"/>
                <w:lang w:eastAsia="en-US"/>
              </w:rPr>
              <w:t>✔</w:t>
            </w:r>
            <w:r w:rsidRPr="00E9671A">
              <w:rPr>
                <w:rFonts w:ascii="Calibri" w:eastAsia="Times New Roman" w:hAnsi="Calibri" w:cs="Calibri"/>
                <w:color w:val="FFFFFF"/>
                <w:lang w:eastAsia="en-US"/>
              </w:rPr>
              <w:t xml:space="preserve">️/ </w:t>
            </w:r>
            <w:r w:rsidRPr="00E9671A">
              <w:rPr>
                <w:rFonts w:ascii="Segoe UI Emoji" w:eastAsia="Times New Roman" w:hAnsi="Segoe UI Emoji" w:cs="Calibri"/>
                <w:color w:val="FFFFFF"/>
                <w:lang w:eastAsia="en-US"/>
              </w:rPr>
              <w:t>❌</w:t>
            </w:r>
            <w:r w:rsidRPr="00E9671A">
              <w:rPr>
                <w:rFonts w:ascii="Calibri" w:eastAsia="Times New Roman" w:hAnsi="Calibri" w:cs="Calibri"/>
                <w:color w:val="FFFFFF"/>
                <w:lang w:eastAsia="en-US"/>
              </w:rPr>
              <w:t>/ NA</w:t>
            </w:r>
          </w:p>
        </w:tc>
        <w:tc>
          <w:tcPr>
            <w:tcW w:w="1150" w:type="dxa"/>
            <w:tcBorders>
              <w:top w:val="single" w:sz="4" w:space="0" w:color="auto"/>
              <w:left w:val="nil"/>
              <w:bottom w:val="single" w:sz="4" w:space="0" w:color="auto"/>
              <w:right w:val="single" w:sz="4" w:space="0" w:color="auto"/>
            </w:tcBorders>
            <w:shd w:val="clear" w:color="auto" w:fill="000000" w:themeFill="text1"/>
            <w:vAlign w:val="center"/>
            <w:hideMark/>
          </w:tcPr>
          <w:p w14:paraId="47BD6FB2" w14:textId="77777777" w:rsidR="00C5403D" w:rsidRPr="00E9671A" w:rsidRDefault="00C5403D" w:rsidP="00EC650F">
            <w:pPr>
              <w:spacing w:after="0" w:line="240" w:lineRule="auto"/>
              <w:jc w:val="center"/>
              <w:rPr>
                <w:rFonts w:ascii="Calibri" w:eastAsia="Times New Roman" w:hAnsi="Calibri" w:cs="Calibri"/>
                <w:color w:val="D0D0D0"/>
                <w:lang w:eastAsia="en-US"/>
              </w:rPr>
            </w:pPr>
            <w:r w:rsidRPr="00E9671A">
              <w:rPr>
                <w:rFonts w:ascii="Calibri" w:eastAsia="Times New Roman" w:hAnsi="Calibri" w:cs="Calibri"/>
                <w:color w:val="D0D0D0"/>
                <w:lang w:val="en-IN" w:eastAsia="en-US"/>
              </w:rPr>
              <w:t>&lt;&lt;Date&gt;&gt;</w:t>
            </w:r>
          </w:p>
        </w:tc>
      </w:tr>
      <w:tr w:rsidR="00C5403D" w:rsidRPr="00E9671A" w14:paraId="17F69969"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549F0C17" w14:textId="77777777" w:rsidR="00C5403D" w:rsidRDefault="00C5403D" w:rsidP="00C5403D">
            <w:pPr>
              <w:spacing w:line="257" w:lineRule="auto"/>
              <w:jc w:val="center"/>
            </w:pPr>
            <w:r w:rsidRPr="581F0915">
              <w:rPr>
                <w:rFonts w:ascii="Calibri" w:eastAsia="Calibri" w:hAnsi="Calibri" w:cs="Calibri"/>
                <w:lang w:val="en-IN"/>
              </w:rPr>
              <w:t>1</w:t>
            </w:r>
          </w:p>
        </w:tc>
        <w:tc>
          <w:tcPr>
            <w:tcW w:w="7905" w:type="dxa"/>
            <w:tcBorders>
              <w:top w:val="nil"/>
              <w:left w:val="single" w:sz="4" w:space="0" w:color="auto"/>
              <w:bottom w:val="single" w:sz="4" w:space="0" w:color="auto"/>
              <w:right w:val="single" w:sz="4" w:space="0" w:color="auto"/>
            </w:tcBorders>
            <w:vAlign w:val="center"/>
            <w:hideMark/>
          </w:tcPr>
          <w:p w14:paraId="749F9E27"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Are </w:t>
            </w:r>
            <w:hyperlink r:id="rId45">
              <w:r w:rsidRPr="0D3CB2C6">
                <w:rPr>
                  <w:rStyle w:val="Hyperlink"/>
                  <w:lang w:val="en-IN"/>
                </w:rPr>
                <w:t>variables</w:t>
              </w:r>
            </w:hyperlink>
            <w:r w:rsidRPr="0D3CB2C6">
              <w:rPr>
                <w:lang w:val="en-IN"/>
              </w:rPr>
              <w:t xml:space="preserve"> used instead of repeating formula inside the IF-ELSE clause?</w:t>
            </w:r>
          </w:p>
        </w:tc>
        <w:tc>
          <w:tcPr>
            <w:tcW w:w="1320" w:type="dxa"/>
            <w:tcBorders>
              <w:top w:val="nil"/>
              <w:left w:val="nil"/>
              <w:bottom w:val="single" w:sz="4" w:space="0" w:color="auto"/>
              <w:right w:val="single" w:sz="4" w:space="0" w:color="auto"/>
            </w:tcBorders>
            <w:vAlign w:val="center"/>
            <w:hideMark/>
          </w:tcPr>
          <w:p w14:paraId="2A83292B"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04CF18C9"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431F72F6"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6A680212" w14:textId="77777777" w:rsidR="00C5403D" w:rsidRDefault="00C5403D" w:rsidP="00C5403D">
            <w:pPr>
              <w:spacing w:line="257" w:lineRule="auto"/>
              <w:jc w:val="center"/>
            </w:pPr>
            <w:r w:rsidRPr="581F0915">
              <w:rPr>
                <w:rFonts w:ascii="Calibri" w:eastAsia="Calibri" w:hAnsi="Calibri" w:cs="Calibri"/>
                <w:lang w:val="en-IN"/>
              </w:rPr>
              <w:t>2</w:t>
            </w:r>
          </w:p>
        </w:tc>
        <w:tc>
          <w:tcPr>
            <w:tcW w:w="7905" w:type="dxa"/>
            <w:tcBorders>
              <w:top w:val="nil"/>
              <w:left w:val="single" w:sz="4" w:space="0" w:color="auto"/>
              <w:bottom w:val="single" w:sz="4" w:space="0" w:color="auto"/>
              <w:right w:val="single" w:sz="4" w:space="0" w:color="auto"/>
            </w:tcBorders>
            <w:vAlign w:val="center"/>
            <w:hideMark/>
          </w:tcPr>
          <w:p w14:paraId="33245DD5"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Is </w:t>
            </w:r>
            <w:hyperlink r:id="rId46">
              <w:r w:rsidRPr="0D3CB2C6">
                <w:rPr>
                  <w:rStyle w:val="Hyperlink"/>
                  <w:lang w:val="en-IN"/>
                </w:rPr>
                <w:t>IF.EAGER()</w:t>
              </w:r>
            </w:hyperlink>
            <w:r w:rsidRPr="0D3CB2C6">
              <w:rPr>
                <w:lang w:val="en-IN"/>
              </w:rPr>
              <w:t xml:space="preserve"> used when repeating measures in an IF-ELSE statement?</w:t>
            </w:r>
          </w:p>
        </w:tc>
        <w:tc>
          <w:tcPr>
            <w:tcW w:w="1320" w:type="dxa"/>
            <w:tcBorders>
              <w:top w:val="nil"/>
              <w:left w:val="nil"/>
              <w:bottom w:val="single" w:sz="4" w:space="0" w:color="auto"/>
              <w:right w:val="single" w:sz="4" w:space="0" w:color="auto"/>
            </w:tcBorders>
            <w:vAlign w:val="center"/>
            <w:hideMark/>
          </w:tcPr>
          <w:p w14:paraId="1530806F"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00BBE3D1"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2C26C553"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288A1D63" w14:textId="77777777" w:rsidR="00C5403D" w:rsidRDefault="00C5403D" w:rsidP="00C5403D">
            <w:pPr>
              <w:spacing w:line="257" w:lineRule="auto"/>
              <w:jc w:val="center"/>
            </w:pPr>
            <w:r w:rsidRPr="581F0915">
              <w:rPr>
                <w:rFonts w:ascii="Calibri" w:eastAsia="Calibri" w:hAnsi="Calibri" w:cs="Calibri"/>
                <w:lang w:val="en-IN"/>
              </w:rPr>
              <w:t>3</w:t>
            </w:r>
          </w:p>
        </w:tc>
        <w:tc>
          <w:tcPr>
            <w:tcW w:w="7905" w:type="dxa"/>
            <w:tcBorders>
              <w:top w:val="nil"/>
              <w:left w:val="single" w:sz="4" w:space="0" w:color="auto"/>
              <w:bottom w:val="single" w:sz="4" w:space="0" w:color="auto"/>
              <w:right w:val="single" w:sz="4" w:space="0" w:color="auto"/>
            </w:tcBorders>
            <w:vAlign w:val="center"/>
            <w:hideMark/>
          </w:tcPr>
          <w:p w14:paraId="559631FC"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Is </w:t>
            </w:r>
            <w:hyperlink r:id="rId47">
              <w:r w:rsidRPr="0D3CB2C6">
                <w:rPr>
                  <w:rStyle w:val="Hyperlink"/>
                  <w:lang w:val="en-IN"/>
                </w:rPr>
                <w:t>DIVIDE()</w:t>
              </w:r>
            </w:hyperlink>
            <w:r w:rsidRPr="0D3CB2C6">
              <w:rPr>
                <w:lang w:val="en-IN"/>
              </w:rPr>
              <w:t xml:space="preserve"> used instead of / with a default value?</w:t>
            </w:r>
          </w:p>
        </w:tc>
        <w:tc>
          <w:tcPr>
            <w:tcW w:w="1320" w:type="dxa"/>
            <w:tcBorders>
              <w:top w:val="nil"/>
              <w:left w:val="nil"/>
              <w:bottom w:val="single" w:sz="4" w:space="0" w:color="auto"/>
              <w:right w:val="single" w:sz="4" w:space="0" w:color="auto"/>
            </w:tcBorders>
            <w:vAlign w:val="center"/>
            <w:hideMark/>
          </w:tcPr>
          <w:p w14:paraId="7E087446"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25619891"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1AD72431"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666CC20A" w14:textId="77777777" w:rsidR="00C5403D" w:rsidRDefault="00C5403D" w:rsidP="00C5403D">
            <w:pPr>
              <w:spacing w:after="0"/>
              <w:jc w:val="center"/>
            </w:pPr>
            <w:r w:rsidRPr="581F0915">
              <w:rPr>
                <w:rFonts w:ascii="Calibri" w:eastAsia="Calibri" w:hAnsi="Calibri" w:cs="Calibri"/>
                <w:lang w:val="en-IN"/>
              </w:rPr>
              <w:t>4</w:t>
            </w:r>
          </w:p>
        </w:tc>
        <w:tc>
          <w:tcPr>
            <w:tcW w:w="7905" w:type="dxa"/>
            <w:tcBorders>
              <w:top w:val="nil"/>
              <w:left w:val="single" w:sz="4" w:space="0" w:color="auto"/>
              <w:bottom w:val="single" w:sz="4" w:space="0" w:color="auto"/>
              <w:right w:val="single" w:sz="4" w:space="0" w:color="auto"/>
            </w:tcBorders>
            <w:vAlign w:val="center"/>
            <w:hideMark/>
          </w:tcPr>
          <w:p w14:paraId="755CDF02" w14:textId="77777777" w:rsidR="00C5403D" w:rsidRPr="00E9671A" w:rsidRDefault="00C5403D" w:rsidP="00EC650F">
            <w:pPr>
              <w:spacing w:after="0" w:line="240" w:lineRule="auto"/>
              <w:rPr>
                <w:rFonts w:ascii="Calibri" w:eastAsia="Times New Roman" w:hAnsi="Calibri" w:cs="Calibri"/>
                <w:color w:val="000000"/>
                <w:lang w:eastAsia="en-US"/>
              </w:rPr>
            </w:pPr>
            <w:r w:rsidRPr="0D3CB2C6">
              <w:rPr>
                <w:rFonts w:ascii="Calibri" w:eastAsia="Times New Roman" w:hAnsi="Calibri" w:cs="Calibri"/>
                <w:color w:val="000000" w:themeColor="text1"/>
                <w:lang w:val="en-IN" w:eastAsia="en-US"/>
              </w:rPr>
              <w:t xml:space="preserve">Is </w:t>
            </w:r>
            <w:hyperlink r:id="rId48" w:anchor=":~:text=It%20is%20common%20practice%20to%20use%20a%2Fb%20%E2%80%94%201%20to,will%20filter%20the%20values%20out.">
              <w:r w:rsidRPr="0D3CB2C6">
                <w:rPr>
                  <w:rStyle w:val="Hyperlink"/>
                  <w:rFonts w:ascii="Calibri" w:eastAsia="Times New Roman" w:hAnsi="Calibri" w:cs="Calibri"/>
                  <w:lang w:val="en-IN" w:eastAsia="en-US"/>
                </w:rPr>
                <w:t>(a-b)/b formula</w:t>
              </w:r>
            </w:hyperlink>
            <w:r w:rsidRPr="0D3CB2C6">
              <w:rPr>
                <w:rFonts w:ascii="Calibri" w:eastAsia="Times New Roman" w:hAnsi="Calibri" w:cs="Calibri"/>
                <w:color w:val="000000" w:themeColor="text1"/>
                <w:lang w:val="en-IN" w:eastAsia="en-US"/>
              </w:rPr>
              <w:t xml:space="preserve"> used instead of a/b - 1 or a/b*100–100?</w:t>
            </w:r>
          </w:p>
        </w:tc>
        <w:tc>
          <w:tcPr>
            <w:tcW w:w="1320" w:type="dxa"/>
            <w:tcBorders>
              <w:top w:val="nil"/>
              <w:left w:val="nil"/>
              <w:bottom w:val="single" w:sz="4" w:space="0" w:color="auto"/>
              <w:right w:val="single" w:sz="4" w:space="0" w:color="auto"/>
            </w:tcBorders>
            <w:vAlign w:val="center"/>
            <w:hideMark/>
          </w:tcPr>
          <w:p w14:paraId="06E446B7"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7E799F09"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710EC71F"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4A943275" w14:textId="77777777" w:rsidR="00C5403D" w:rsidRDefault="00C5403D" w:rsidP="00C5403D">
            <w:pPr>
              <w:spacing w:line="257" w:lineRule="auto"/>
              <w:jc w:val="center"/>
            </w:pPr>
            <w:r w:rsidRPr="581F0915">
              <w:rPr>
                <w:rFonts w:ascii="Calibri" w:eastAsia="Calibri" w:hAnsi="Calibri" w:cs="Calibri"/>
                <w:lang w:val="en-IN"/>
              </w:rPr>
              <w:t>5</w:t>
            </w:r>
          </w:p>
        </w:tc>
        <w:tc>
          <w:tcPr>
            <w:tcW w:w="7905" w:type="dxa"/>
            <w:tcBorders>
              <w:top w:val="nil"/>
              <w:left w:val="single" w:sz="4" w:space="0" w:color="auto"/>
              <w:bottom w:val="single" w:sz="4" w:space="0" w:color="auto"/>
              <w:right w:val="single" w:sz="4" w:space="0" w:color="auto"/>
            </w:tcBorders>
            <w:vAlign w:val="center"/>
            <w:hideMark/>
          </w:tcPr>
          <w:p w14:paraId="3260975C"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Is </w:t>
            </w:r>
            <w:hyperlink r:id="rId49">
              <w:r w:rsidRPr="0D3CB2C6">
                <w:rPr>
                  <w:rStyle w:val="Hyperlink"/>
                  <w:lang w:val="en-IN"/>
                </w:rPr>
                <w:t>SELECTEDVALUE()</w:t>
              </w:r>
            </w:hyperlink>
            <w:r w:rsidRPr="0D3CB2C6">
              <w:rPr>
                <w:lang w:val="en-IN"/>
              </w:rPr>
              <w:t xml:space="preserve"> used instead of HASONEVALUE()?</w:t>
            </w:r>
          </w:p>
        </w:tc>
        <w:tc>
          <w:tcPr>
            <w:tcW w:w="1320" w:type="dxa"/>
            <w:tcBorders>
              <w:top w:val="nil"/>
              <w:left w:val="nil"/>
              <w:bottom w:val="single" w:sz="4" w:space="0" w:color="auto"/>
              <w:right w:val="single" w:sz="4" w:space="0" w:color="auto"/>
            </w:tcBorders>
            <w:vAlign w:val="center"/>
            <w:hideMark/>
          </w:tcPr>
          <w:p w14:paraId="3E9B6AA1"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6B5683E5"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0D0A63A0"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5EF9F5DB" w14:textId="77777777" w:rsidR="00C5403D" w:rsidRDefault="00C5403D" w:rsidP="00C5403D">
            <w:pPr>
              <w:spacing w:line="257" w:lineRule="auto"/>
              <w:jc w:val="center"/>
            </w:pPr>
            <w:r w:rsidRPr="581F0915">
              <w:rPr>
                <w:rFonts w:ascii="Calibri" w:eastAsia="Calibri" w:hAnsi="Calibri" w:cs="Calibri"/>
                <w:lang w:val="en-IN"/>
              </w:rPr>
              <w:t>6</w:t>
            </w:r>
          </w:p>
        </w:tc>
        <w:tc>
          <w:tcPr>
            <w:tcW w:w="7905" w:type="dxa"/>
            <w:tcBorders>
              <w:top w:val="nil"/>
              <w:left w:val="single" w:sz="4" w:space="0" w:color="auto"/>
              <w:bottom w:val="single" w:sz="4" w:space="0" w:color="auto"/>
              <w:right w:val="single" w:sz="4" w:space="0" w:color="auto"/>
            </w:tcBorders>
            <w:vAlign w:val="center"/>
            <w:hideMark/>
          </w:tcPr>
          <w:p w14:paraId="3659CDAB"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Are scalar variables used in </w:t>
            </w:r>
            <w:hyperlink r:id="rId50">
              <w:r w:rsidRPr="0D3CB2C6">
                <w:rPr>
                  <w:rStyle w:val="Hyperlink"/>
                  <w:lang w:val="en-IN"/>
                </w:rPr>
                <w:t>SUMMARIZE()</w:t>
              </w:r>
            </w:hyperlink>
            <w:r w:rsidRPr="0D3CB2C6">
              <w:rPr>
                <w:lang w:val="en-IN"/>
              </w:rPr>
              <w:t>?</w:t>
            </w:r>
          </w:p>
        </w:tc>
        <w:tc>
          <w:tcPr>
            <w:tcW w:w="1320" w:type="dxa"/>
            <w:tcBorders>
              <w:top w:val="nil"/>
              <w:left w:val="nil"/>
              <w:bottom w:val="single" w:sz="4" w:space="0" w:color="auto"/>
              <w:right w:val="single" w:sz="4" w:space="0" w:color="auto"/>
            </w:tcBorders>
            <w:vAlign w:val="center"/>
            <w:hideMark/>
          </w:tcPr>
          <w:p w14:paraId="2E33DD4F"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16BDDE6B"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507ACECF"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629C9FCE" w14:textId="77777777" w:rsidR="00C5403D" w:rsidRDefault="00C5403D" w:rsidP="00C5403D">
            <w:pPr>
              <w:spacing w:line="257" w:lineRule="auto"/>
              <w:jc w:val="center"/>
            </w:pPr>
            <w:r w:rsidRPr="581F0915">
              <w:rPr>
                <w:rFonts w:ascii="Calibri" w:eastAsia="Calibri" w:hAnsi="Calibri" w:cs="Calibri"/>
                <w:lang w:val="en-IN"/>
              </w:rPr>
              <w:t>7</w:t>
            </w:r>
          </w:p>
        </w:tc>
        <w:tc>
          <w:tcPr>
            <w:tcW w:w="7905" w:type="dxa"/>
            <w:tcBorders>
              <w:top w:val="nil"/>
              <w:left w:val="single" w:sz="4" w:space="0" w:color="auto"/>
              <w:bottom w:val="single" w:sz="4" w:space="0" w:color="auto"/>
              <w:right w:val="single" w:sz="4" w:space="0" w:color="auto"/>
            </w:tcBorders>
            <w:vAlign w:val="center"/>
            <w:hideMark/>
          </w:tcPr>
          <w:p w14:paraId="2DAB81E5"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Is </w:t>
            </w:r>
            <w:hyperlink r:id="rId51">
              <w:r w:rsidRPr="0D3CB2C6">
                <w:rPr>
                  <w:rStyle w:val="Hyperlink"/>
                  <w:lang w:val="en-IN"/>
                </w:rPr>
                <w:t>"= 0" used</w:t>
              </w:r>
            </w:hyperlink>
            <w:r w:rsidRPr="0D3CB2C6">
              <w:rPr>
                <w:lang w:val="en-IN"/>
              </w:rPr>
              <w:t xml:space="preserve"> instead of check for "ISBLANK() || =0"?</w:t>
            </w:r>
          </w:p>
        </w:tc>
        <w:tc>
          <w:tcPr>
            <w:tcW w:w="1320" w:type="dxa"/>
            <w:tcBorders>
              <w:top w:val="nil"/>
              <w:left w:val="nil"/>
              <w:bottom w:val="single" w:sz="4" w:space="0" w:color="auto"/>
              <w:right w:val="single" w:sz="4" w:space="0" w:color="auto"/>
            </w:tcBorders>
            <w:vAlign w:val="center"/>
            <w:hideMark/>
          </w:tcPr>
          <w:p w14:paraId="27A302CA"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33AEB5A2"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2F810585" w14:textId="77777777" w:rsidTr="49719588">
        <w:trPr>
          <w:trHeight w:val="615"/>
        </w:trPr>
        <w:tc>
          <w:tcPr>
            <w:tcW w:w="570" w:type="dxa"/>
            <w:tcBorders>
              <w:top w:val="nil"/>
              <w:left w:val="single" w:sz="4" w:space="0" w:color="auto"/>
              <w:bottom w:val="single" w:sz="4" w:space="0" w:color="auto"/>
              <w:right w:val="single" w:sz="4" w:space="0" w:color="auto"/>
            </w:tcBorders>
            <w:vAlign w:val="center"/>
          </w:tcPr>
          <w:p w14:paraId="125CB591" w14:textId="77777777" w:rsidR="00C5403D" w:rsidRDefault="00C5403D" w:rsidP="00C5403D">
            <w:pPr>
              <w:spacing w:line="257" w:lineRule="auto"/>
              <w:jc w:val="center"/>
            </w:pPr>
            <w:r w:rsidRPr="581F0915">
              <w:rPr>
                <w:rFonts w:ascii="Calibri" w:eastAsia="Calibri" w:hAnsi="Calibri" w:cs="Calibri"/>
              </w:rPr>
              <w:t>8</w:t>
            </w:r>
          </w:p>
        </w:tc>
        <w:tc>
          <w:tcPr>
            <w:tcW w:w="7905" w:type="dxa"/>
            <w:tcBorders>
              <w:top w:val="nil"/>
              <w:left w:val="single" w:sz="4" w:space="0" w:color="auto"/>
              <w:bottom w:val="single" w:sz="4" w:space="0" w:color="auto"/>
              <w:right w:val="single" w:sz="4" w:space="0" w:color="auto"/>
            </w:tcBorders>
            <w:vAlign w:val="center"/>
            <w:hideMark/>
          </w:tcPr>
          <w:p w14:paraId="09AE3167"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It is preferable to avoid the </w:t>
            </w:r>
            <w:hyperlink r:id="rId52">
              <w:r w:rsidRPr="0D3CB2C6">
                <w:rPr>
                  <w:rStyle w:val="Hyperlink"/>
                  <w:lang w:val="en-IN"/>
                </w:rPr>
                <w:t>FILTER function in DAX</w:t>
              </w:r>
            </w:hyperlink>
            <w:r w:rsidRPr="0D3CB2C6">
              <w:rPr>
                <w:lang w:val="en-IN"/>
              </w:rPr>
              <w:t>. If you must use FILTER, is FILTER(ALL(ColumnName)) used instead of FILTER(VALUES()) or FILTER(T)?</w:t>
            </w:r>
          </w:p>
        </w:tc>
        <w:tc>
          <w:tcPr>
            <w:tcW w:w="1320" w:type="dxa"/>
            <w:tcBorders>
              <w:top w:val="nil"/>
              <w:left w:val="nil"/>
              <w:bottom w:val="single" w:sz="4" w:space="0" w:color="auto"/>
              <w:right w:val="single" w:sz="4" w:space="0" w:color="auto"/>
            </w:tcBorders>
            <w:vAlign w:val="center"/>
            <w:hideMark/>
          </w:tcPr>
          <w:p w14:paraId="7AA9F8F5"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val="en-IN" w:eastAsia="en-US"/>
              </w:rPr>
              <w:t xml:space="preserve"> </w:t>
            </w:r>
          </w:p>
        </w:tc>
        <w:tc>
          <w:tcPr>
            <w:tcW w:w="1150" w:type="dxa"/>
            <w:tcBorders>
              <w:top w:val="nil"/>
              <w:left w:val="nil"/>
              <w:bottom w:val="single" w:sz="4" w:space="0" w:color="auto"/>
              <w:right w:val="single" w:sz="4" w:space="0" w:color="auto"/>
            </w:tcBorders>
            <w:vAlign w:val="center"/>
            <w:hideMark/>
          </w:tcPr>
          <w:p w14:paraId="65C0C636"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3D3784CB"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03BD9B7B" w14:textId="77777777" w:rsidR="00C5403D" w:rsidRDefault="00C5403D" w:rsidP="00C5403D">
            <w:pPr>
              <w:spacing w:after="0"/>
              <w:jc w:val="center"/>
            </w:pPr>
            <w:r w:rsidRPr="581F0915">
              <w:rPr>
                <w:rFonts w:ascii="Calibri" w:eastAsia="Calibri" w:hAnsi="Calibri" w:cs="Calibri"/>
                <w:color w:val="000000" w:themeColor="text1"/>
                <w:lang w:val="en-IN"/>
              </w:rPr>
              <w:t>9</w:t>
            </w:r>
          </w:p>
        </w:tc>
        <w:tc>
          <w:tcPr>
            <w:tcW w:w="7905" w:type="dxa"/>
            <w:tcBorders>
              <w:top w:val="nil"/>
              <w:left w:val="single" w:sz="4" w:space="0" w:color="auto"/>
              <w:bottom w:val="single" w:sz="4" w:space="0" w:color="auto"/>
              <w:right w:val="single" w:sz="4" w:space="0" w:color="auto"/>
            </w:tcBorders>
            <w:vAlign w:val="center"/>
            <w:hideMark/>
          </w:tcPr>
          <w:p w14:paraId="1C028132" w14:textId="77777777" w:rsidR="00C5403D" w:rsidRPr="00E9671A" w:rsidRDefault="00C5403D" w:rsidP="00EC650F">
            <w:pPr>
              <w:spacing w:after="0" w:line="240" w:lineRule="auto"/>
              <w:rPr>
                <w:rFonts w:ascii="Calibri" w:eastAsia="Times New Roman" w:hAnsi="Calibri" w:cs="Calibri"/>
                <w:color w:val="000000"/>
                <w:lang w:eastAsia="en-US"/>
              </w:rPr>
            </w:pPr>
            <w:r w:rsidRPr="0D3CB2C6">
              <w:rPr>
                <w:rFonts w:ascii="Calibri" w:eastAsia="Times New Roman" w:hAnsi="Calibri" w:cs="Calibri"/>
                <w:color w:val="000000" w:themeColor="text1"/>
                <w:lang w:val="en-IN" w:eastAsia="en-US"/>
              </w:rPr>
              <w:t xml:space="preserve">Is </w:t>
            </w:r>
            <w:hyperlink r:id="rId53">
              <w:r w:rsidRPr="0D3CB2C6">
                <w:rPr>
                  <w:rStyle w:val="Hyperlink"/>
                  <w:rFonts w:ascii="Calibri" w:eastAsia="Times New Roman" w:hAnsi="Calibri" w:cs="Calibri"/>
                  <w:lang w:val="en-IN" w:eastAsia="en-US"/>
                </w:rPr>
                <w:t>KEEPFILTERS()</w:t>
              </w:r>
            </w:hyperlink>
            <w:r w:rsidRPr="0D3CB2C6">
              <w:rPr>
                <w:rFonts w:ascii="Calibri" w:eastAsia="Times New Roman" w:hAnsi="Calibri" w:cs="Calibri"/>
                <w:color w:val="000000" w:themeColor="text1"/>
                <w:lang w:val="en-IN" w:eastAsia="en-US"/>
              </w:rPr>
              <w:t xml:space="preserve"> used instead of FILTER(T)?</w:t>
            </w:r>
          </w:p>
        </w:tc>
        <w:tc>
          <w:tcPr>
            <w:tcW w:w="1320" w:type="dxa"/>
            <w:tcBorders>
              <w:top w:val="nil"/>
              <w:left w:val="nil"/>
              <w:bottom w:val="single" w:sz="4" w:space="0" w:color="auto"/>
              <w:right w:val="single" w:sz="4" w:space="0" w:color="auto"/>
            </w:tcBorders>
            <w:vAlign w:val="center"/>
            <w:hideMark/>
          </w:tcPr>
          <w:p w14:paraId="272327E4"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0ABE2FAC"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46FA7FD1"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15EE3923" w14:textId="77777777" w:rsidR="00C5403D" w:rsidRDefault="00C5403D" w:rsidP="00C5403D">
            <w:pPr>
              <w:spacing w:after="0"/>
              <w:jc w:val="center"/>
            </w:pPr>
            <w:r w:rsidRPr="581F0915">
              <w:rPr>
                <w:rFonts w:ascii="Calibri" w:eastAsia="Calibri" w:hAnsi="Calibri" w:cs="Calibri"/>
              </w:rPr>
              <w:t>10</w:t>
            </w:r>
          </w:p>
        </w:tc>
        <w:tc>
          <w:tcPr>
            <w:tcW w:w="7905" w:type="dxa"/>
            <w:tcBorders>
              <w:top w:val="nil"/>
              <w:left w:val="single" w:sz="4" w:space="0" w:color="auto"/>
              <w:bottom w:val="single" w:sz="4" w:space="0" w:color="auto"/>
              <w:right w:val="single" w:sz="4" w:space="0" w:color="auto"/>
            </w:tcBorders>
            <w:vAlign w:val="center"/>
            <w:hideMark/>
          </w:tcPr>
          <w:p w14:paraId="6F12C1F0" w14:textId="77777777" w:rsidR="00C5403D" w:rsidRPr="00E9671A" w:rsidRDefault="00C5403D" w:rsidP="00EC650F">
            <w:pPr>
              <w:spacing w:after="0" w:line="240" w:lineRule="auto"/>
              <w:rPr>
                <w:rFonts w:ascii="Calibri" w:eastAsia="Times New Roman" w:hAnsi="Calibri" w:cs="Calibri"/>
                <w:color w:val="000000"/>
                <w:lang w:eastAsia="en-US"/>
              </w:rPr>
            </w:pPr>
            <w:r w:rsidRPr="0D3CB2C6">
              <w:rPr>
                <w:rFonts w:ascii="Calibri" w:eastAsia="Times New Roman" w:hAnsi="Calibri" w:cs="Calibri"/>
                <w:color w:val="000000" w:themeColor="text1"/>
                <w:lang w:val="en-IN" w:eastAsia="en-US"/>
              </w:rPr>
              <w:t xml:space="preserve">Is </w:t>
            </w:r>
            <w:hyperlink r:id="rId54">
              <w:r w:rsidRPr="0D3CB2C6">
                <w:rPr>
                  <w:rStyle w:val="Hyperlink"/>
                  <w:rFonts w:ascii="Calibri" w:eastAsia="Times New Roman" w:hAnsi="Calibri" w:cs="Calibri"/>
                  <w:lang w:val="en-IN" w:eastAsia="en-US"/>
                </w:rPr>
                <w:t>ISBLANK()</w:t>
              </w:r>
            </w:hyperlink>
            <w:r w:rsidRPr="0D3CB2C6">
              <w:rPr>
                <w:rFonts w:ascii="Calibri" w:eastAsia="Times New Roman" w:hAnsi="Calibri" w:cs="Calibri"/>
                <w:color w:val="000000" w:themeColor="text1"/>
                <w:lang w:val="en-IN" w:eastAsia="en-US"/>
              </w:rPr>
              <w:t xml:space="preserve"> used instead of =BLANK() check?</w:t>
            </w:r>
          </w:p>
        </w:tc>
        <w:tc>
          <w:tcPr>
            <w:tcW w:w="1320" w:type="dxa"/>
            <w:tcBorders>
              <w:top w:val="nil"/>
              <w:left w:val="nil"/>
              <w:bottom w:val="single" w:sz="4" w:space="0" w:color="auto"/>
              <w:right w:val="single" w:sz="4" w:space="0" w:color="auto"/>
            </w:tcBorders>
            <w:vAlign w:val="center"/>
            <w:hideMark/>
          </w:tcPr>
          <w:p w14:paraId="3DA7064E"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4BA9AA63"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09845818"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13064554" w14:textId="77777777" w:rsidR="00C5403D" w:rsidRDefault="00C5403D" w:rsidP="00C5403D">
            <w:pPr>
              <w:spacing w:line="257" w:lineRule="auto"/>
              <w:jc w:val="center"/>
            </w:pPr>
            <w:r w:rsidRPr="581F0915">
              <w:rPr>
                <w:rFonts w:ascii="Calibri" w:eastAsia="Calibri" w:hAnsi="Calibri" w:cs="Calibri"/>
                <w:lang w:val="en-IN"/>
              </w:rPr>
              <w:t>11</w:t>
            </w:r>
          </w:p>
        </w:tc>
        <w:tc>
          <w:tcPr>
            <w:tcW w:w="7905" w:type="dxa"/>
            <w:tcBorders>
              <w:top w:val="nil"/>
              <w:left w:val="single" w:sz="4" w:space="0" w:color="auto"/>
              <w:bottom w:val="single" w:sz="4" w:space="0" w:color="auto"/>
              <w:right w:val="single" w:sz="4" w:space="0" w:color="auto"/>
            </w:tcBorders>
            <w:vAlign w:val="center"/>
            <w:hideMark/>
          </w:tcPr>
          <w:p w14:paraId="729E572B"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Is </w:t>
            </w:r>
            <w:hyperlink r:id="rId55">
              <w:r w:rsidRPr="0D3CB2C6">
                <w:rPr>
                  <w:rStyle w:val="Hyperlink"/>
                  <w:lang w:val="en-IN"/>
                </w:rPr>
                <w:t>SEARCH()</w:t>
              </w:r>
            </w:hyperlink>
            <w:r w:rsidRPr="0D3CB2C6">
              <w:rPr>
                <w:lang w:val="en-IN"/>
              </w:rPr>
              <w:t xml:space="preserve"> used with the last parameter?</w:t>
            </w:r>
          </w:p>
        </w:tc>
        <w:tc>
          <w:tcPr>
            <w:tcW w:w="1320" w:type="dxa"/>
            <w:tcBorders>
              <w:top w:val="nil"/>
              <w:left w:val="nil"/>
              <w:bottom w:val="single" w:sz="4" w:space="0" w:color="auto"/>
              <w:right w:val="single" w:sz="4" w:space="0" w:color="auto"/>
            </w:tcBorders>
            <w:vAlign w:val="center"/>
            <w:hideMark/>
          </w:tcPr>
          <w:p w14:paraId="3F82FA8B"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1ED26BF5"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254946A2"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35344C23" w14:textId="77777777" w:rsidR="00C5403D" w:rsidRDefault="00C5403D" w:rsidP="00C5403D">
            <w:pPr>
              <w:spacing w:line="257" w:lineRule="auto"/>
              <w:jc w:val="center"/>
            </w:pPr>
            <w:r w:rsidRPr="581F0915">
              <w:rPr>
                <w:rFonts w:ascii="Calibri" w:eastAsia="Calibri" w:hAnsi="Calibri" w:cs="Calibri"/>
              </w:rPr>
              <w:t>12</w:t>
            </w:r>
          </w:p>
        </w:tc>
        <w:tc>
          <w:tcPr>
            <w:tcW w:w="7905" w:type="dxa"/>
            <w:tcBorders>
              <w:top w:val="nil"/>
              <w:left w:val="single" w:sz="4" w:space="0" w:color="auto"/>
              <w:bottom w:val="single" w:sz="4" w:space="0" w:color="auto"/>
              <w:right w:val="single" w:sz="4" w:space="0" w:color="auto"/>
            </w:tcBorders>
            <w:vAlign w:val="center"/>
            <w:hideMark/>
          </w:tcPr>
          <w:p w14:paraId="3259B621"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Is </w:t>
            </w:r>
            <w:hyperlink r:id="rId56">
              <w:r w:rsidRPr="0D3CB2C6">
                <w:rPr>
                  <w:rStyle w:val="Hyperlink"/>
                  <w:lang w:val="en-IN"/>
                </w:rPr>
                <w:t>SELECTEDVALUE()</w:t>
              </w:r>
            </w:hyperlink>
            <w:r w:rsidRPr="0D3CB2C6">
              <w:rPr>
                <w:lang w:val="en-IN"/>
              </w:rPr>
              <w:t xml:space="preserve"> used instead of VALUES()?</w:t>
            </w:r>
          </w:p>
        </w:tc>
        <w:tc>
          <w:tcPr>
            <w:tcW w:w="1320" w:type="dxa"/>
            <w:tcBorders>
              <w:top w:val="nil"/>
              <w:left w:val="nil"/>
              <w:bottom w:val="single" w:sz="4" w:space="0" w:color="auto"/>
              <w:right w:val="single" w:sz="4" w:space="0" w:color="auto"/>
            </w:tcBorders>
            <w:vAlign w:val="center"/>
            <w:hideMark/>
          </w:tcPr>
          <w:p w14:paraId="36ACDA8B"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2048D612"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3FC9FB7C"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07278361" w14:textId="77777777" w:rsidR="00C5403D" w:rsidRDefault="00C5403D" w:rsidP="00C5403D">
            <w:pPr>
              <w:spacing w:after="0"/>
              <w:jc w:val="center"/>
            </w:pPr>
            <w:r w:rsidRPr="581F0915">
              <w:rPr>
                <w:rFonts w:ascii="Calibri" w:eastAsia="Calibri" w:hAnsi="Calibri" w:cs="Calibri"/>
                <w:lang w:val="en-IN"/>
              </w:rPr>
              <w:t>13</w:t>
            </w:r>
          </w:p>
        </w:tc>
        <w:tc>
          <w:tcPr>
            <w:tcW w:w="7905" w:type="dxa"/>
            <w:tcBorders>
              <w:top w:val="nil"/>
              <w:left w:val="single" w:sz="4" w:space="0" w:color="auto"/>
              <w:bottom w:val="single" w:sz="4" w:space="0" w:color="auto"/>
              <w:right w:val="single" w:sz="4" w:space="0" w:color="auto"/>
            </w:tcBorders>
            <w:vAlign w:val="center"/>
            <w:hideMark/>
          </w:tcPr>
          <w:p w14:paraId="11E7E181" w14:textId="77777777" w:rsidR="00C5403D" w:rsidRPr="00E9671A" w:rsidRDefault="00C5403D" w:rsidP="00EC650F">
            <w:pPr>
              <w:spacing w:after="0" w:line="240" w:lineRule="auto"/>
              <w:rPr>
                <w:rFonts w:ascii="Calibri" w:eastAsia="Times New Roman" w:hAnsi="Calibri" w:cs="Calibri"/>
                <w:color w:val="000000"/>
                <w:lang w:eastAsia="en-US"/>
              </w:rPr>
            </w:pPr>
            <w:r w:rsidRPr="0D3CB2C6">
              <w:rPr>
                <w:rFonts w:ascii="Calibri" w:eastAsia="Times New Roman" w:hAnsi="Calibri" w:cs="Calibri"/>
                <w:color w:val="000000" w:themeColor="text1"/>
                <w:lang w:val="en-IN" w:eastAsia="en-US"/>
              </w:rPr>
              <w:t xml:space="preserve">Are the </w:t>
            </w:r>
            <w:hyperlink r:id="rId57">
              <w:r w:rsidRPr="0D3CB2C6">
                <w:rPr>
                  <w:rStyle w:val="Hyperlink"/>
                  <w:rFonts w:ascii="Calibri" w:eastAsia="Times New Roman" w:hAnsi="Calibri" w:cs="Calibri"/>
                  <w:lang w:val="en-IN" w:eastAsia="en-US"/>
                </w:rPr>
                <w:t>DISTINCT() and VALUES()</w:t>
              </w:r>
            </w:hyperlink>
            <w:r w:rsidRPr="0D3CB2C6">
              <w:rPr>
                <w:rFonts w:ascii="Calibri" w:eastAsia="Times New Roman" w:hAnsi="Calibri" w:cs="Calibri"/>
                <w:color w:val="000000" w:themeColor="text1"/>
                <w:lang w:val="en-IN" w:eastAsia="en-US"/>
              </w:rPr>
              <w:t xml:space="preserve"> used functions consistently?</w:t>
            </w:r>
          </w:p>
        </w:tc>
        <w:tc>
          <w:tcPr>
            <w:tcW w:w="1320" w:type="dxa"/>
            <w:tcBorders>
              <w:top w:val="nil"/>
              <w:left w:val="nil"/>
              <w:bottom w:val="single" w:sz="4" w:space="0" w:color="auto"/>
              <w:right w:val="single" w:sz="4" w:space="0" w:color="auto"/>
            </w:tcBorders>
            <w:vAlign w:val="center"/>
            <w:hideMark/>
          </w:tcPr>
          <w:p w14:paraId="07C2CD5C"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c>
          <w:tcPr>
            <w:tcW w:w="1150" w:type="dxa"/>
            <w:tcBorders>
              <w:top w:val="nil"/>
              <w:left w:val="nil"/>
              <w:bottom w:val="single" w:sz="4" w:space="0" w:color="auto"/>
              <w:right w:val="single" w:sz="4" w:space="0" w:color="auto"/>
            </w:tcBorders>
            <w:vAlign w:val="center"/>
            <w:hideMark/>
          </w:tcPr>
          <w:p w14:paraId="574CFE70"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theme="minorHAnsi"/>
                <w:color w:val="000000"/>
                <w:lang w:eastAsia="en-US"/>
              </w:rPr>
              <w:t xml:space="preserve"> </w:t>
            </w:r>
          </w:p>
        </w:tc>
      </w:tr>
      <w:tr w:rsidR="00C5403D" w:rsidRPr="00E9671A" w14:paraId="11DD7D51"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42C193FF" w14:textId="77777777" w:rsidR="00C5403D" w:rsidRDefault="00C5403D" w:rsidP="00C5403D">
            <w:pPr>
              <w:spacing w:line="257" w:lineRule="auto"/>
              <w:jc w:val="center"/>
            </w:pPr>
            <w:r w:rsidRPr="581F0915">
              <w:rPr>
                <w:rFonts w:ascii="Calibri" w:eastAsia="Calibri" w:hAnsi="Calibri" w:cs="Calibri"/>
              </w:rPr>
              <w:t>14</w:t>
            </w:r>
          </w:p>
        </w:tc>
        <w:tc>
          <w:tcPr>
            <w:tcW w:w="7905" w:type="dxa"/>
            <w:tcBorders>
              <w:top w:val="nil"/>
              <w:left w:val="single" w:sz="4" w:space="0" w:color="auto"/>
              <w:bottom w:val="single" w:sz="4" w:space="0" w:color="auto"/>
              <w:right w:val="single" w:sz="4" w:space="0" w:color="auto"/>
            </w:tcBorders>
            <w:vAlign w:val="center"/>
            <w:hideMark/>
          </w:tcPr>
          <w:p w14:paraId="17577036" w14:textId="77777777" w:rsidR="00C5403D" w:rsidRPr="00E9671A" w:rsidRDefault="00C5403D" w:rsidP="00EC650F">
            <w:pPr>
              <w:rPr>
                <w:rFonts w:ascii="Calibri" w:eastAsia="Times New Roman" w:hAnsi="Calibri" w:cs="Calibri"/>
                <w:color w:val="0563C1"/>
                <w:u w:val="single"/>
                <w:lang w:eastAsia="en-US"/>
              </w:rPr>
            </w:pPr>
            <w:r w:rsidRPr="0D3CB2C6">
              <w:rPr>
                <w:lang w:val="en-IN"/>
              </w:rPr>
              <w:t xml:space="preserve">Are any </w:t>
            </w:r>
            <w:hyperlink r:id="rId58">
              <w:r w:rsidRPr="0D3CB2C6">
                <w:rPr>
                  <w:rStyle w:val="Hyperlink"/>
                  <w:lang w:val="en-IN"/>
                </w:rPr>
                <w:t>Blank values being shown as 0 or a text string</w:t>
              </w:r>
            </w:hyperlink>
            <w:r w:rsidRPr="0D3CB2C6">
              <w:rPr>
                <w:lang w:val="en-IN"/>
              </w:rPr>
              <w:t xml:space="preserve"> instead of “Blank”?</w:t>
            </w:r>
          </w:p>
        </w:tc>
        <w:tc>
          <w:tcPr>
            <w:tcW w:w="1320" w:type="dxa"/>
            <w:tcBorders>
              <w:top w:val="nil"/>
              <w:left w:val="nil"/>
              <w:bottom w:val="single" w:sz="4" w:space="0" w:color="auto"/>
              <w:right w:val="single" w:sz="4" w:space="0" w:color="auto"/>
            </w:tcBorders>
            <w:vAlign w:val="center"/>
            <w:hideMark/>
          </w:tcPr>
          <w:p w14:paraId="1078818A"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Calibri"/>
                <w:color w:val="000000"/>
                <w:lang w:eastAsia="en-US"/>
              </w:rPr>
              <w:t> </w:t>
            </w:r>
          </w:p>
        </w:tc>
        <w:tc>
          <w:tcPr>
            <w:tcW w:w="1150" w:type="dxa"/>
            <w:tcBorders>
              <w:top w:val="nil"/>
              <w:left w:val="nil"/>
              <w:bottom w:val="single" w:sz="4" w:space="0" w:color="auto"/>
              <w:right w:val="single" w:sz="4" w:space="0" w:color="auto"/>
            </w:tcBorders>
            <w:vAlign w:val="center"/>
            <w:hideMark/>
          </w:tcPr>
          <w:p w14:paraId="7A0E4E44" w14:textId="77777777" w:rsidR="00C5403D" w:rsidRPr="00E9671A" w:rsidRDefault="00C5403D" w:rsidP="00EC650F">
            <w:pPr>
              <w:spacing w:after="0" w:line="240" w:lineRule="auto"/>
              <w:rPr>
                <w:rFonts w:ascii="Calibri" w:eastAsia="Times New Roman" w:hAnsi="Calibri" w:cs="Calibri"/>
                <w:color w:val="000000"/>
                <w:lang w:eastAsia="en-US"/>
              </w:rPr>
            </w:pPr>
            <w:r w:rsidRPr="00E9671A">
              <w:rPr>
                <w:rFonts w:ascii="Calibri" w:eastAsia="Calibri" w:hAnsi="Calibri" w:cs="Calibri"/>
                <w:color w:val="000000"/>
                <w:lang w:eastAsia="en-US"/>
              </w:rPr>
              <w:t> </w:t>
            </w:r>
          </w:p>
        </w:tc>
      </w:tr>
      <w:tr w:rsidR="00C5403D" w14:paraId="117EEE56"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791D5494" w14:textId="77777777" w:rsidR="00C5403D" w:rsidRDefault="00C5403D" w:rsidP="00C5403D">
            <w:pPr>
              <w:spacing w:line="257" w:lineRule="auto"/>
              <w:jc w:val="center"/>
            </w:pPr>
            <w:r w:rsidRPr="581F0915">
              <w:rPr>
                <w:rFonts w:ascii="Calibri" w:eastAsia="Calibri" w:hAnsi="Calibri" w:cs="Calibri"/>
                <w:lang w:val="en-IN"/>
              </w:rPr>
              <w:t>15</w:t>
            </w:r>
          </w:p>
        </w:tc>
        <w:tc>
          <w:tcPr>
            <w:tcW w:w="7905" w:type="dxa"/>
            <w:tcBorders>
              <w:top w:val="nil"/>
              <w:left w:val="single" w:sz="4" w:space="0" w:color="auto"/>
              <w:bottom w:val="single" w:sz="4" w:space="0" w:color="auto"/>
              <w:right w:val="single" w:sz="4" w:space="0" w:color="auto"/>
            </w:tcBorders>
            <w:vAlign w:val="center"/>
            <w:hideMark/>
          </w:tcPr>
          <w:p w14:paraId="7542AEE5" w14:textId="77777777" w:rsidR="00C5403D" w:rsidRDefault="00C5403D" w:rsidP="00EC650F">
            <w:pPr>
              <w:rPr>
                <w:lang w:val="en-IN"/>
              </w:rPr>
            </w:pPr>
            <w:r w:rsidRPr="0D3CB2C6">
              <w:rPr>
                <w:lang w:val="en-IN"/>
              </w:rPr>
              <w:t>You should always use explicit measures for performance and change management</w:t>
            </w:r>
          </w:p>
          <w:p w14:paraId="1A3C6E38" w14:textId="77777777" w:rsidR="00C5403D" w:rsidRDefault="00C5403D" w:rsidP="00EC650F">
            <w:pPr>
              <w:spacing w:line="240" w:lineRule="auto"/>
              <w:rPr>
                <w:rFonts w:ascii="Calibri" w:eastAsia="Calibri" w:hAnsi="Calibri" w:cs="Calibri"/>
                <w:lang w:val="en-IN"/>
              </w:rPr>
            </w:pPr>
            <w:hyperlink r:id="rId59" w:history="1">
              <w:hyperlink r:id="rId60" w:history="1">
                <w:r w:rsidRPr="4B16EFD2">
                  <w:rPr>
                    <w:rStyle w:val="Hyperlink"/>
                    <w:rFonts w:ascii="Calibri" w:eastAsia="Calibri" w:hAnsi="Calibri" w:cs="Calibri"/>
                    <w:lang w:val="en-IN"/>
                  </w:rPr>
                  <w:t>Always Use Explicit Measures - Wait, What Is An Explicit Measure? — ehansalytics</w:t>
                </w:r>
              </w:hyperlink>
            </w:hyperlink>
          </w:p>
        </w:tc>
        <w:tc>
          <w:tcPr>
            <w:tcW w:w="1320" w:type="dxa"/>
            <w:tcBorders>
              <w:top w:val="nil"/>
              <w:left w:val="nil"/>
              <w:bottom w:val="single" w:sz="4" w:space="0" w:color="auto"/>
              <w:right w:val="single" w:sz="4" w:space="0" w:color="auto"/>
            </w:tcBorders>
            <w:vAlign w:val="center"/>
            <w:hideMark/>
          </w:tcPr>
          <w:p w14:paraId="1B5D2AE5" w14:textId="77777777" w:rsidR="00C5403D" w:rsidRDefault="00C5403D" w:rsidP="00EC650F">
            <w:pPr>
              <w:spacing w:line="240" w:lineRule="auto"/>
              <w:rPr>
                <w:rFonts w:ascii="Calibri" w:eastAsia="Calibri" w:hAnsi="Calibri" w:cs="Calibri"/>
                <w:color w:val="000000" w:themeColor="text1"/>
                <w:lang w:eastAsia="en-US"/>
              </w:rPr>
            </w:pPr>
          </w:p>
        </w:tc>
        <w:tc>
          <w:tcPr>
            <w:tcW w:w="1150" w:type="dxa"/>
            <w:tcBorders>
              <w:top w:val="nil"/>
              <w:left w:val="nil"/>
              <w:bottom w:val="single" w:sz="4" w:space="0" w:color="auto"/>
              <w:right w:val="single" w:sz="4" w:space="0" w:color="auto"/>
            </w:tcBorders>
            <w:vAlign w:val="center"/>
            <w:hideMark/>
          </w:tcPr>
          <w:p w14:paraId="604350C8" w14:textId="77777777" w:rsidR="00C5403D" w:rsidRDefault="00C5403D" w:rsidP="00EC650F">
            <w:pPr>
              <w:spacing w:line="240" w:lineRule="auto"/>
              <w:rPr>
                <w:rFonts w:ascii="Calibri" w:eastAsia="Calibri" w:hAnsi="Calibri" w:cs="Calibri"/>
                <w:color w:val="000000" w:themeColor="text1"/>
                <w:lang w:eastAsia="en-US"/>
              </w:rPr>
            </w:pPr>
          </w:p>
        </w:tc>
      </w:tr>
      <w:tr w:rsidR="00C5403D" w14:paraId="1E9833E0"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4D8A1F60" w14:textId="77777777" w:rsidR="00C5403D" w:rsidRDefault="00C5403D" w:rsidP="00C5403D">
            <w:pPr>
              <w:spacing w:line="257" w:lineRule="auto"/>
              <w:jc w:val="center"/>
            </w:pPr>
            <w:r w:rsidRPr="581F0915">
              <w:rPr>
                <w:rFonts w:ascii="Calibri" w:eastAsia="Calibri" w:hAnsi="Calibri" w:cs="Calibri"/>
                <w:lang w:val="en-IN"/>
              </w:rPr>
              <w:t>16</w:t>
            </w:r>
          </w:p>
        </w:tc>
        <w:tc>
          <w:tcPr>
            <w:tcW w:w="7905" w:type="dxa"/>
            <w:tcBorders>
              <w:top w:val="nil"/>
              <w:left w:val="single" w:sz="4" w:space="0" w:color="auto"/>
              <w:bottom w:val="single" w:sz="4" w:space="0" w:color="auto"/>
              <w:right w:val="single" w:sz="4" w:space="0" w:color="auto"/>
            </w:tcBorders>
            <w:vAlign w:val="center"/>
            <w:hideMark/>
          </w:tcPr>
          <w:p w14:paraId="46E28050" w14:textId="717B0436" w:rsidR="00C5403D" w:rsidRDefault="00C5403D" w:rsidP="00EC650F">
            <w:pPr>
              <w:rPr>
                <w:lang w:val="en-IN"/>
              </w:rPr>
            </w:pPr>
            <w:r w:rsidRPr="04D28B70">
              <w:rPr>
                <w:lang w:val="en-IN"/>
              </w:rPr>
              <w:t xml:space="preserve">Is a </w:t>
            </w:r>
            <w:hyperlink r:id="rId61">
              <w:r w:rsidRPr="04D28B70">
                <w:rPr>
                  <w:rStyle w:val="Hyperlink"/>
                  <w:lang w:val="en-IN"/>
                </w:rPr>
                <w:t>SWITCH() function</w:t>
              </w:r>
            </w:hyperlink>
            <w:r w:rsidRPr="04D28B70">
              <w:rPr>
                <w:lang w:val="en-IN"/>
              </w:rPr>
              <w:t xml:space="preserve"> used rather than nested IF() statements?</w:t>
            </w:r>
          </w:p>
        </w:tc>
        <w:tc>
          <w:tcPr>
            <w:tcW w:w="1320" w:type="dxa"/>
            <w:tcBorders>
              <w:top w:val="nil"/>
              <w:left w:val="nil"/>
              <w:bottom w:val="single" w:sz="4" w:space="0" w:color="auto"/>
              <w:right w:val="single" w:sz="4" w:space="0" w:color="auto"/>
            </w:tcBorders>
            <w:vAlign w:val="center"/>
            <w:hideMark/>
          </w:tcPr>
          <w:p w14:paraId="7A61601D" w14:textId="77777777" w:rsidR="00C5403D" w:rsidRDefault="00C5403D" w:rsidP="00EC650F">
            <w:pPr>
              <w:spacing w:line="240" w:lineRule="auto"/>
              <w:rPr>
                <w:rFonts w:ascii="Calibri" w:eastAsia="Calibri" w:hAnsi="Calibri" w:cs="Calibri"/>
                <w:color w:val="000000" w:themeColor="text1"/>
                <w:lang w:eastAsia="en-US"/>
              </w:rPr>
            </w:pPr>
          </w:p>
        </w:tc>
        <w:tc>
          <w:tcPr>
            <w:tcW w:w="1150" w:type="dxa"/>
            <w:tcBorders>
              <w:top w:val="nil"/>
              <w:left w:val="nil"/>
              <w:bottom w:val="single" w:sz="4" w:space="0" w:color="auto"/>
              <w:right w:val="single" w:sz="4" w:space="0" w:color="auto"/>
            </w:tcBorders>
            <w:vAlign w:val="center"/>
            <w:hideMark/>
          </w:tcPr>
          <w:p w14:paraId="04B13DB0" w14:textId="77777777" w:rsidR="00C5403D" w:rsidRDefault="00C5403D" w:rsidP="00EC650F">
            <w:pPr>
              <w:spacing w:line="240" w:lineRule="auto"/>
              <w:rPr>
                <w:rFonts w:ascii="Calibri" w:eastAsia="Calibri" w:hAnsi="Calibri" w:cs="Calibri"/>
                <w:color w:val="000000" w:themeColor="text1"/>
                <w:lang w:eastAsia="en-US"/>
              </w:rPr>
            </w:pPr>
          </w:p>
        </w:tc>
      </w:tr>
      <w:tr w:rsidR="71768103" w14:paraId="7CF544BC"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05D0CF14" w14:textId="10DA40BF" w:rsidR="71BAE331" w:rsidRDefault="71BAE331" w:rsidP="71768103">
            <w:pPr>
              <w:spacing w:line="257" w:lineRule="auto"/>
              <w:jc w:val="center"/>
              <w:rPr>
                <w:rFonts w:ascii="Calibri" w:eastAsia="Calibri" w:hAnsi="Calibri" w:cs="Calibri"/>
                <w:lang w:val="en-IN"/>
              </w:rPr>
            </w:pPr>
            <w:r w:rsidRPr="71768103">
              <w:rPr>
                <w:rFonts w:ascii="Calibri" w:eastAsia="Calibri" w:hAnsi="Calibri" w:cs="Calibri"/>
                <w:lang w:val="en-IN"/>
              </w:rPr>
              <w:t>17</w:t>
            </w:r>
          </w:p>
        </w:tc>
        <w:tc>
          <w:tcPr>
            <w:tcW w:w="7905" w:type="dxa"/>
            <w:tcBorders>
              <w:top w:val="nil"/>
              <w:left w:val="single" w:sz="4" w:space="0" w:color="auto"/>
              <w:bottom w:val="single" w:sz="4" w:space="0" w:color="auto"/>
              <w:right w:val="single" w:sz="4" w:space="0" w:color="auto"/>
            </w:tcBorders>
            <w:vAlign w:val="center"/>
            <w:hideMark/>
          </w:tcPr>
          <w:p w14:paraId="737D820A" w14:textId="0B703BFE" w:rsidR="71BAE331" w:rsidRDefault="71BAE331" w:rsidP="71768103">
            <w:pPr>
              <w:rPr>
                <w:lang w:val="en-IN"/>
              </w:rPr>
            </w:pPr>
            <w:r w:rsidRPr="71768103">
              <w:rPr>
                <w:lang w:val="en-IN"/>
              </w:rPr>
              <w:t>Has all commented code been removed? You should not leave DAX code commented out in DAX.</w:t>
            </w:r>
          </w:p>
        </w:tc>
        <w:tc>
          <w:tcPr>
            <w:tcW w:w="1320" w:type="dxa"/>
            <w:tcBorders>
              <w:top w:val="nil"/>
              <w:left w:val="nil"/>
              <w:bottom w:val="single" w:sz="4" w:space="0" w:color="auto"/>
              <w:right w:val="single" w:sz="4" w:space="0" w:color="auto"/>
            </w:tcBorders>
            <w:vAlign w:val="center"/>
            <w:hideMark/>
          </w:tcPr>
          <w:p w14:paraId="2920FC40" w14:textId="0B9EB09C" w:rsidR="71768103" w:rsidRDefault="71768103" w:rsidP="71768103">
            <w:pPr>
              <w:spacing w:line="240" w:lineRule="auto"/>
              <w:rPr>
                <w:rFonts w:ascii="Calibri" w:eastAsia="Calibri" w:hAnsi="Calibri" w:cs="Calibri"/>
                <w:color w:val="000000" w:themeColor="text1"/>
                <w:lang w:eastAsia="en-US"/>
              </w:rPr>
            </w:pPr>
          </w:p>
        </w:tc>
        <w:tc>
          <w:tcPr>
            <w:tcW w:w="1150" w:type="dxa"/>
            <w:tcBorders>
              <w:top w:val="nil"/>
              <w:left w:val="nil"/>
              <w:bottom w:val="single" w:sz="4" w:space="0" w:color="auto"/>
              <w:right w:val="single" w:sz="4" w:space="0" w:color="auto"/>
            </w:tcBorders>
            <w:vAlign w:val="center"/>
            <w:hideMark/>
          </w:tcPr>
          <w:p w14:paraId="36CE9F6E" w14:textId="2DBE7A22" w:rsidR="71768103" w:rsidRDefault="71768103" w:rsidP="71768103">
            <w:pPr>
              <w:spacing w:line="240" w:lineRule="auto"/>
              <w:rPr>
                <w:rFonts w:ascii="Calibri" w:eastAsia="Calibri" w:hAnsi="Calibri" w:cs="Calibri"/>
                <w:color w:val="000000" w:themeColor="text1"/>
                <w:lang w:eastAsia="en-US"/>
              </w:rPr>
            </w:pPr>
          </w:p>
        </w:tc>
      </w:tr>
      <w:tr w:rsidR="71768103" w14:paraId="6DE00BCD" w14:textId="77777777" w:rsidTr="49719588">
        <w:trPr>
          <w:trHeight w:val="315"/>
        </w:trPr>
        <w:tc>
          <w:tcPr>
            <w:tcW w:w="570" w:type="dxa"/>
            <w:tcBorders>
              <w:top w:val="nil"/>
              <w:left w:val="single" w:sz="4" w:space="0" w:color="auto"/>
              <w:bottom w:val="single" w:sz="4" w:space="0" w:color="auto"/>
              <w:right w:val="single" w:sz="4" w:space="0" w:color="auto"/>
            </w:tcBorders>
            <w:vAlign w:val="center"/>
          </w:tcPr>
          <w:p w14:paraId="00738ED8" w14:textId="2D864513" w:rsidR="71BAE331" w:rsidRDefault="71BAE331" w:rsidP="71768103">
            <w:pPr>
              <w:spacing w:line="257" w:lineRule="auto"/>
              <w:jc w:val="center"/>
              <w:rPr>
                <w:rFonts w:ascii="Calibri" w:eastAsia="Calibri" w:hAnsi="Calibri" w:cs="Calibri"/>
                <w:lang w:val="en-IN"/>
              </w:rPr>
            </w:pPr>
            <w:r w:rsidRPr="71768103">
              <w:rPr>
                <w:rFonts w:ascii="Calibri" w:eastAsia="Calibri" w:hAnsi="Calibri" w:cs="Calibri"/>
                <w:lang w:val="en-IN"/>
              </w:rPr>
              <w:t>18</w:t>
            </w:r>
          </w:p>
        </w:tc>
        <w:tc>
          <w:tcPr>
            <w:tcW w:w="7905" w:type="dxa"/>
            <w:tcBorders>
              <w:top w:val="nil"/>
              <w:left w:val="single" w:sz="4" w:space="0" w:color="auto"/>
              <w:bottom w:val="single" w:sz="4" w:space="0" w:color="auto"/>
              <w:right w:val="single" w:sz="4" w:space="0" w:color="auto"/>
            </w:tcBorders>
            <w:vAlign w:val="center"/>
            <w:hideMark/>
          </w:tcPr>
          <w:p w14:paraId="440BEE12" w14:textId="225EF94D" w:rsidR="71BAE331" w:rsidRDefault="71BAE331" w:rsidP="71768103">
            <w:pPr>
              <w:rPr>
                <w:lang w:val="en-IN"/>
              </w:rPr>
            </w:pPr>
            <w:r w:rsidRPr="71768103">
              <w:rPr>
                <w:lang w:val="en-IN"/>
              </w:rPr>
              <w:t>Have comments been left in the DAX code to explain what the intent behind the code is? This is very helpful to remind you in the future, or for other developers who are taking over your report in the future.</w:t>
            </w:r>
          </w:p>
        </w:tc>
        <w:tc>
          <w:tcPr>
            <w:tcW w:w="1320" w:type="dxa"/>
            <w:tcBorders>
              <w:top w:val="nil"/>
              <w:left w:val="nil"/>
              <w:bottom w:val="single" w:sz="4" w:space="0" w:color="auto"/>
              <w:right w:val="single" w:sz="4" w:space="0" w:color="auto"/>
            </w:tcBorders>
            <w:vAlign w:val="center"/>
            <w:hideMark/>
          </w:tcPr>
          <w:p w14:paraId="2328C303" w14:textId="125195A9" w:rsidR="71768103" w:rsidRDefault="71768103" w:rsidP="71768103">
            <w:pPr>
              <w:spacing w:line="240" w:lineRule="auto"/>
              <w:rPr>
                <w:rFonts w:ascii="Calibri" w:eastAsia="Calibri" w:hAnsi="Calibri" w:cs="Calibri"/>
                <w:color w:val="000000" w:themeColor="text1"/>
                <w:lang w:eastAsia="en-US"/>
              </w:rPr>
            </w:pPr>
          </w:p>
        </w:tc>
        <w:tc>
          <w:tcPr>
            <w:tcW w:w="1150" w:type="dxa"/>
            <w:tcBorders>
              <w:top w:val="nil"/>
              <w:left w:val="nil"/>
              <w:bottom w:val="single" w:sz="4" w:space="0" w:color="auto"/>
              <w:right w:val="single" w:sz="4" w:space="0" w:color="auto"/>
            </w:tcBorders>
            <w:vAlign w:val="center"/>
            <w:hideMark/>
          </w:tcPr>
          <w:p w14:paraId="042FA5E9" w14:textId="60995B0D" w:rsidR="71768103" w:rsidRDefault="71768103" w:rsidP="71768103">
            <w:pPr>
              <w:spacing w:line="240" w:lineRule="auto"/>
              <w:rPr>
                <w:rFonts w:ascii="Calibri" w:eastAsia="Calibri" w:hAnsi="Calibri" w:cs="Calibri"/>
                <w:color w:val="000000" w:themeColor="text1"/>
                <w:lang w:eastAsia="en-US"/>
              </w:rPr>
            </w:pPr>
          </w:p>
        </w:tc>
      </w:tr>
      <w:tr w:rsidR="71768103" w14:paraId="6C45C9E1" w14:textId="77777777" w:rsidTr="49719588">
        <w:trPr>
          <w:trHeight w:val="375"/>
        </w:trPr>
        <w:tc>
          <w:tcPr>
            <w:tcW w:w="570" w:type="dxa"/>
            <w:tcBorders>
              <w:top w:val="nil"/>
              <w:left w:val="single" w:sz="4" w:space="0" w:color="auto"/>
              <w:bottom w:val="single" w:sz="4" w:space="0" w:color="auto"/>
              <w:right w:val="single" w:sz="4" w:space="0" w:color="auto"/>
            </w:tcBorders>
            <w:vAlign w:val="center"/>
          </w:tcPr>
          <w:p w14:paraId="3B1C909F" w14:textId="463CD942" w:rsidR="6664E357" w:rsidRDefault="6664E357" w:rsidP="71768103">
            <w:pPr>
              <w:spacing w:line="257" w:lineRule="auto"/>
              <w:jc w:val="center"/>
              <w:rPr>
                <w:rFonts w:ascii="Calibri" w:eastAsia="Calibri" w:hAnsi="Calibri" w:cs="Calibri"/>
                <w:lang w:val="en-IN"/>
              </w:rPr>
            </w:pPr>
            <w:r w:rsidRPr="71768103">
              <w:rPr>
                <w:rFonts w:ascii="Calibri" w:eastAsia="Calibri" w:hAnsi="Calibri" w:cs="Calibri"/>
                <w:lang w:val="en-IN"/>
              </w:rPr>
              <w:t>19</w:t>
            </w:r>
          </w:p>
        </w:tc>
        <w:tc>
          <w:tcPr>
            <w:tcW w:w="7905" w:type="dxa"/>
            <w:tcBorders>
              <w:top w:val="nil"/>
              <w:left w:val="single" w:sz="4" w:space="0" w:color="auto"/>
              <w:bottom w:val="single" w:sz="4" w:space="0" w:color="auto"/>
              <w:right w:val="single" w:sz="4" w:space="0" w:color="auto"/>
            </w:tcBorders>
            <w:vAlign w:val="center"/>
            <w:hideMark/>
          </w:tcPr>
          <w:p w14:paraId="4CE6BE08" w14:textId="4A6E323C" w:rsidR="6664E357" w:rsidRDefault="6664E357" w:rsidP="71768103">
            <w:pPr>
              <w:rPr>
                <w:lang w:val="en-IN"/>
              </w:rPr>
            </w:pPr>
            <w:r w:rsidRPr="71768103">
              <w:rPr>
                <w:lang w:val="en-IN"/>
              </w:rPr>
              <w:t>Are all measures formatted correctly? (Typically need thousand separator and formatted as a number rather than “General”).</w:t>
            </w:r>
          </w:p>
        </w:tc>
        <w:tc>
          <w:tcPr>
            <w:tcW w:w="1320" w:type="dxa"/>
            <w:tcBorders>
              <w:top w:val="nil"/>
              <w:left w:val="nil"/>
              <w:bottom w:val="single" w:sz="4" w:space="0" w:color="auto"/>
              <w:right w:val="single" w:sz="4" w:space="0" w:color="auto"/>
            </w:tcBorders>
            <w:vAlign w:val="center"/>
            <w:hideMark/>
          </w:tcPr>
          <w:p w14:paraId="42893F69" w14:textId="0B62EE63" w:rsidR="71768103" w:rsidRDefault="71768103" w:rsidP="71768103">
            <w:pPr>
              <w:spacing w:line="240" w:lineRule="auto"/>
              <w:rPr>
                <w:rFonts w:ascii="Calibri" w:eastAsia="Calibri" w:hAnsi="Calibri" w:cs="Calibri"/>
                <w:color w:val="000000" w:themeColor="text1"/>
                <w:lang w:eastAsia="en-US"/>
              </w:rPr>
            </w:pPr>
          </w:p>
        </w:tc>
        <w:tc>
          <w:tcPr>
            <w:tcW w:w="1150" w:type="dxa"/>
            <w:tcBorders>
              <w:top w:val="nil"/>
              <w:left w:val="nil"/>
              <w:bottom w:val="single" w:sz="4" w:space="0" w:color="auto"/>
              <w:right w:val="single" w:sz="4" w:space="0" w:color="auto"/>
            </w:tcBorders>
            <w:vAlign w:val="center"/>
            <w:hideMark/>
          </w:tcPr>
          <w:p w14:paraId="4A85E8E2" w14:textId="0286D9F3" w:rsidR="71768103" w:rsidRDefault="71768103" w:rsidP="71768103">
            <w:pPr>
              <w:spacing w:line="240" w:lineRule="auto"/>
              <w:rPr>
                <w:rFonts w:ascii="Calibri" w:eastAsia="Calibri" w:hAnsi="Calibri" w:cs="Calibri"/>
                <w:color w:val="000000" w:themeColor="text1"/>
                <w:lang w:eastAsia="en-US"/>
              </w:rPr>
            </w:pPr>
          </w:p>
        </w:tc>
      </w:tr>
    </w:tbl>
    <w:p w14:paraId="49B11691" w14:textId="77777777" w:rsidR="00C5403D" w:rsidRDefault="00C5403D" w:rsidP="00C5403D">
      <w:pPr>
        <w:pStyle w:val="Heading1"/>
      </w:pPr>
      <w:bookmarkStart w:id="8" w:name="_Toc1440456113"/>
      <w:r>
        <w:t>Deployment (Optional)</w:t>
      </w:r>
      <w:bookmarkEnd w:id="8"/>
    </w:p>
    <w:tbl>
      <w:tblPr>
        <w:tblW w:w="10902" w:type="dxa"/>
        <w:tblLook w:val="04A0" w:firstRow="1" w:lastRow="0" w:firstColumn="1" w:lastColumn="0" w:noHBand="0" w:noVBand="1"/>
      </w:tblPr>
      <w:tblGrid>
        <w:gridCol w:w="495"/>
        <w:gridCol w:w="7950"/>
        <w:gridCol w:w="1305"/>
        <w:gridCol w:w="1152"/>
      </w:tblGrid>
      <w:tr w:rsidR="00C5403D" w14:paraId="1916D6DF" w14:textId="77777777" w:rsidTr="49719588">
        <w:trPr>
          <w:trHeight w:val="345"/>
        </w:trPr>
        <w:tc>
          <w:tcPr>
            <w:tcW w:w="495"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29BB828F" w14:textId="77777777" w:rsidR="00C5403D" w:rsidRDefault="00C5403D" w:rsidP="00EC650F">
            <w:pPr>
              <w:spacing w:after="0"/>
              <w:jc w:val="right"/>
            </w:pPr>
            <w:r w:rsidRPr="581F0915">
              <w:rPr>
                <w:rFonts w:ascii="Calibri" w:eastAsia="Calibri" w:hAnsi="Calibri" w:cs="Calibri"/>
                <w:color w:val="FFFFFF" w:themeColor="background1"/>
                <w:lang w:val="en-IN"/>
              </w:rPr>
              <w:t>#</w:t>
            </w:r>
          </w:p>
        </w:tc>
        <w:tc>
          <w:tcPr>
            <w:tcW w:w="7950" w:type="dxa"/>
            <w:tcBorders>
              <w:top w:val="single" w:sz="4" w:space="0" w:color="auto"/>
              <w:left w:val="single" w:sz="4" w:space="0" w:color="auto"/>
              <w:bottom w:val="single" w:sz="4" w:space="0" w:color="auto"/>
              <w:right w:val="single" w:sz="4" w:space="0" w:color="auto"/>
            </w:tcBorders>
            <w:shd w:val="clear" w:color="auto" w:fill="000000" w:themeFill="text1"/>
            <w:vAlign w:val="center"/>
          </w:tcPr>
          <w:p w14:paraId="198C5F2D" w14:textId="77777777" w:rsidR="00C5403D" w:rsidRDefault="00C5403D" w:rsidP="00EC650F">
            <w:pPr>
              <w:spacing w:after="0" w:line="240" w:lineRule="auto"/>
              <w:rPr>
                <w:rFonts w:ascii="Calibri" w:eastAsia="Times New Roman" w:hAnsi="Calibri" w:cs="Calibri"/>
                <w:color w:val="FFFFFF" w:themeColor="background1"/>
                <w:lang w:eastAsia="en-US"/>
              </w:rPr>
            </w:pPr>
            <w:r w:rsidRPr="5DAC7802">
              <w:rPr>
                <w:rFonts w:ascii="Calibri" w:eastAsia="Times New Roman" w:hAnsi="Calibri" w:cs="Calibri"/>
                <w:color w:val="FFFFFF" w:themeColor="background1"/>
                <w:lang w:val="en-IN" w:eastAsia="en-US"/>
              </w:rPr>
              <w:t>Item</w:t>
            </w:r>
          </w:p>
        </w:tc>
        <w:tc>
          <w:tcPr>
            <w:tcW w:w="1305" w:type="dxa"/>
            <w:tcBorders>
              <w:top w:val="single" w:sz="4" w:space="0" w:color="auto"/>
              <w:left w:val="nil"/>
              <w:bottom w:val="single" w:sz="4" w:space="0" w:color="auto"/>
              <w:right w:val="single" w:sz="4" w:space="0" w:color="auto"/>
            </w:tcBorders>
            <w:shd w:val="clear" w:color="auto" w:fill="000000" w:themeFill="text1"/>
            <w:vAlign w:val="center"/>
          </w:tcPr>
          <w:p w14:paraId="392BEFCE" w14:textId="77777777" w:rsidR="00C5403D" w:rsidRDefault="00C5403D" w:rsidP="00EC650F">
            <w:pPr>
              <w:spacing w:after="0" w:line="240" w:lineRule="auto"/>
              <w:rPr>
                <w:rFonts w:ascii="Segoe UI Symbol" w:eastAsia="Times New Roman" w:hAnsi="Segoe UI Symbol" w:cs="Calibri"/>
                <w:color w:val="FFFFFF" w:themeColor="background1"/>
                <w:lang w:eastAsia="en-US"/>
              </w:rPr>
            </w:pPr>
            <w:r w:rsidRPr="5DAC7802">
              <w:rPr>
                <w:rFonts w:ascii="Segoe UI Symbol" w:eastAsia="Times New Roman" w:hAnsi="Segoe UI Symbol" w:cs="Calibri"/>
                <w:color w:val="FFFFFF" w:themeColor="background1"/>
                <w:lang w:eastAsia="en-US"/>
              </w:rPr>
              <w:t>✔</w:t>
            </w:r>
            <w:r w:rsidRPr="5DAC7802">
              <w:rPr>
                <w:rFonts w:ascii="Calibri" w:eastAsia="Times New Roman" w:hAnsi="Calibri" w:cs="Calibri"/>
                <w:color w:val="FFFFFF" w:themeColor="background1"/>
                <w:lang w:eastAsia="en-US"/>
              </w:rPr>
              <w:t xml:space="preserve">️/ </w:t>
            </w:r>
            <w:r w:rsidRPr="5DAC7802">
              <w:rPr>
                <w:rFonts w:ascii="Segoe UI Emoji" w:eastAsia="Times New Roman" w:hAnsi="Segoe UI Emoji" w:cs="Calibri"/>
                <w:color w:val="FFFFFF" w:themeColor="background1"/>
                <w:lang w:eastAsia="en-US"/>
              </w:rPr>
              <w:t>❌</w:t>
            </w:r>
            <w:r w:rsidRPr="5DAC7802">
              <w:rPr>
                <w:rFonts w:ascii="Calibri" w:eastAsia="Times New Roman" w:hAnsi="Calibri" w:cs="Calibri"/>
                <w:color w:val="FFFFFF" w:themeColor="background1"/>
                <w:lang w:eastAsia="en-US"/>
              </w:rPr>
              <w:t>/ NA</w:t>
            </w:r>
          </w:p>
        </w:tc>
        <w:tc>
          <w:tcPr>
            <w:tcW w:w="1152" w:type="dxa"/>
            <w:tcBorders>
              <w:top w:val="single" w:sz="4" w:space="0" w:color="auto"/>
              <w:left w:val="nil"/>
              <w:bottom w:val="single" w:sz="4" w:space="0" w:color="auto"/>
              <w:right w:val="single" w:sz="4" w:space="0" w:color="auto"/>
            </w:tcBorders>
            <w:shd w:val="clear" w:color="auto" w:fill="000000" w:themeFill="text1"/>
            <w:vAlign w:val="center"/>
          </w:tcPr>
          <w:p w14:paraId="659B7CFD" w14:textId="77777777" w:rsidR="00C5403D" w:rsidRDefault="00C5403D" w:rsidP="00EC650F">
            <w:pPr>
              <w:spacing w:after="0" w:line="240" w:lineRule="auto"/>
              <w:jc w:val="center"/>
              <w:rPr>
                <w:rFonts w:ascii="Calibri" w:eastAsia="Times New Roman" w:hAnsi="Calibri" w:cs="Calibri"/>
                <w:color w:val="D0D0D0"/>
                <w:lang w:eastAsia="en-US"/>
              </w:rPr>
            </w:pPr>
            <w:r w:rsidRPr="5DAC7802">
              <w:rPr>
                <w:rFonts w:ascii="Calibri" w:eastAsia="Times New Roman" w:hAnsi="Calibri" w:cs="Calibri"/>
                <w:color w:val="D0D0D0"/>
                <w:lang w:val="en-IN" w:eastAsia="en-US"/>
              </w:rPr>
              <w:t>&lt;&lt;Date&gt;&gt;</w:t>
            </w:r>
          </w:p>
        </w:tc>
      </w:tr>
      <w:tr w:rsidR="00C5403D" w14:paraId="2A7E1DDE" w14:textId="77777777" w:rsidTr="49719588">
        <w:trPr>
          <w:trHeight w:val="315"/>
        </w:trPr>
        <w:tc>
          <w:tcPr>
            <w:tcW w:w="495" w:type="dxa"/>
            <w:tcBorders>
              <w:top w:val="nil"/>
              <w:left w:val="single" w:sz="4" w:space="0" w:color="auto"/>
              <w:bottom w:val="single" w:sz="4" w:space="0" w:color="auto"/>
              <w:right w:val="single" w:sz="4" w:space="0" w:color="auto"/>
            </w:tcBorders>
            <w:vAlign w:val="center"/>
          </w:tcPr>
          <w:p w14:paraId="1C3DDE23" w14:textId="77777777" w:rsidR="00C5403D" w:rsidRDefault="00C5403D" w:rsidP="00C5403D">
            <w:pPr>
              <w:pStyle w:val="NoSpacing"/>
              <w:jc w:val="center"/>
            </w:pPr>
            <w:r w:rsidRPr="581F0915">
              <w:rPr>
                <w:rFonts w:ascii="Calibri" w:eastAsia="Calibri" w:hAnsi="Calibri" w:cs="Calibri"/>
                <w:lang w:val="en-IN"/>
              </w:rPr>
              <w:t>1</w:t>
            </w:r>
          </w:p>
        </w:tc>
        <w:tc>
          <w:tcPr>
            <w:tcW w:w="7950" w:type="dxa"/>
            <w:tcBorders>
              <w:top w:val="nil"/>
              <w:left w:val="single" w:sz="4" w:space="0" w:color="auto"/>
              <w:bottom w:val="single" w:sz="4" w:space="0" w:color="auto"/>
              <w:right w:val="single" w:sz="4" w:space="0" w:color="auto"/>
            </w:tcBorders>
            <w:vAlign w:val="center"/>
          </w:tcPr>
          <w:p w14:paraId="0C7FB63E" w14:textId="77777777" w:rsidR="00C5403D" w:rsidRDefault="00C5403D" w:rsidP="00EC650F">
            <w:pPr>
              <w:pStyle w:val="NoSpacing"/>
              <w:rPr>
                <w:lang w:eastAsia="en-US"/>
              </w:rPr>
            </w:pPr>
            <w:r w:rsidRPr="44AA7BD9">
              <w:rPr>
                <w:rFonts w:ascii="Calibri" w:eastAsia="Times New Roman" w:hAnsi="Calibri" w:cs="Calibri"/>
                <w:color w:val="000000" w:themeColor="text1"/>
                <w:lang w:val="en-IN" w:eastAsia="en-US"/>
              </w:rPr>
              <w:t>Is the report being deployed from one environment to another using PBI Deployment Pipelines (D &gt; Q &gt; Adhoc)?</w:t>
            </w:r>
          </w:p>
        </w:tc>
        <w:tc>
          <w:tcPr>
            <w:tcW w:w="1305" w:type="dxa"/>
            <w:tcBorders>
              <w:top w:val="nil"/>
              <w:left w:val="nil"/>
              <w:bottom w:val="single" w:sz="4" w:space="0" w:color="auto"/>
              <w:right w:val="single" w:sz="4" w:space="0" w:color="auto"/>
            </w:tcBorders>
            <w:vAlign w:val="center"/>
          </w:tcPr>
          <w:p w14:paraId="1A7F0D9E" w14:textId="77777777" w:rsidR="00C5403D" w:rsidRDefault="00C5403D" w:rsidP="00EC650F">
            <w:pPr>
              <w:spacing w:after="0" w:line="240" w:lineRule="auto"/>
              <w:rPr>
                <w:rFonts w:ascii="Calibri" w:eastAsia="Times New Roman" w:hAnsi="Calibri" w:cs="Calibri"/>
                <w:color w:val="000000" w:themeColor="text1"/>
                <w:lang w:eastAsia="en-US"/>
              </w:rPr>
            </w:pPr>
            <w:r w:rsidRPr="5DAC7802">
              <w:rPr>
                <w:rFonts w:ascii="Calibri" w:eastAsia="Calibri" w:hAnsi="Calibri"/>
                <w:color w:val="000000" w:themeColor="text1"/>
                <w:lang w:eastAsia="en-US"/>
              </w:rPr>
              <w:t xml:space="preserve"> </w:t>
            </w:r>
          </w:p>
        </w:tc>
        <w:tc>
          <w:tcPr>
            <w:tcW w:w="1152" w:type="dxa"/>
            <w:tcBorders>
              <w:top w:val="nil"/>
              <w:left w:val="nil"/>
              <w:bottom w:val="single" w:sz="4" w:space="0" w:color="auto"/>
              <w:right w:val="single" w:sz="4" w:space="0" w:color="auto"/>
            </w:tcBorders>
            <w:vAlign w:val="center"/>
          </w:tcPr>
          <w:p w14:paraId="173A1681" w14:textId="77777777" w:rsidR="00C5403D" w:rsidRDefault="00C5403D" w:rsidP="00EC650F">
            <w:pPr>
              <w:spacing w:after="0" w:line="240" w:lineRule="auto"/>
              <w:rPr>
                <w:rFonts w:ascii="Calibri" w:eastAsia="Times New Roman" w:hAnsi="Calibri" w:cs="Calibri"/>
                <w:color w:val="000000" w:themeColor="text1"/>
                <w:lang w:eastAsia="en-US"/>
              </w:rPr>
            </w:pPr>
            <w:r w:rsidRPr="5DAC7802">
              <w:rPr>
                <w:rFonts w:ascii="Calibri" w:eastAsia="Calibri" w:hAnsi="Calibri"/>
                <w:color w:val="000000" w:themeColor="text1"/>
                <w:lang w:eastAsia="en-US"/>
              </w:rPr>
              <w:t xml:space="preserve"> </w:t>
            </w:r>
          </w:p>
        </w:tc>
      </w:tr>
      <w:tr w:rsidR="00C5403D" w14:paraId="744587FC" w14:textId="77777777" w:rsidTr="49719588">
        <w:trPr>
          <w:trHeight w:val="315"/>
        </w:trPr>
        <w:tc>
          <w:tcPr>
            <w:tcW w:w="495" w:type="dxa"/>
            <w:tcBorders>
              <w:top w:val="nil"/>
              <w:left w:val="single" w:sz="4" w:space="0" w:color="auto"/>
              <w:bottom w:val="single" w:sz="4" w:space="0" w:color="auto"/>
              <w:right w:val="single" w:sz="4" w:space="0" w:color="auto"/>
            </w:tcBorders>
            <w:vAlign w:val="center"/>
          </w:tcPr>
          <w:p w14:paraId="434CA0AB" w14:textId="77777777" w:rsidR="00C5403D" w:rsidRDefault="00C5403D" w:rsidP="00C5403D">
            <w:pPr>
              <w:spacing w:line="257" w:lineRule="auto"/>
              <w:jc w:val="center"/>
            </w:pPr>
            <w:r w:rsidRPr="581F0915">
              <w:rPr>
                <w:rFonts w:ascii="Calibri" w:eastAsia="Calibri" w:hAnsi="Calibri" w:cs="Calibri"/>
                <w:lang w:val="en-IN"/>
              </w:rPr>
              <w:t>2</w:t>
            </w:r>
          </w:p>
        </w:tc>
        <w:tc>
          <w:tcPr>
            <w:tcW w:w="7950" w:type="dxa"/>
            <w:tcBorders>
              <w:top w:val="nil"/>
              <w:left w:val="single" w:sz="4" w:space="0" w:color="auto"/>
              <w:bottom w:val="single" w:sz="4" w:space="0" w:color="auto"/>
              <w:right w:val="single" w:sz="4" w:space="0" w:color="auto"/>
            </w:tcBorders>
            <w:vAlign w:val="center"/>
          </w:tcPr>
          <w:p w14:paraId="6DBCA3D9" w14:textId="77777777" w:rsidR="00C5403D" w:rsidRDefault="00C5403D" w:rsidP="00EC650F">
            <w:pPr>
              <w:rPr>
                <w:lang w:val="en-IN"/>
              </w:rPr>
            </w:pPr>
            <w:r w:rsidRPr="0D3CB2C6">
              <w:rPr>
                <w:lang w:val="en-IN"/>
              </w:rPr>
              <w:t xml:space="preserve">Are correct report parameters configured in the </w:t>
            </w:r>
            <w:hyperlink r:id="rId62">
              <w:r w:rsidRPr="0D3CB2C6">
                <w:rPr>
                  <w:rStyle w:val="Hyperlink"/>
                  <w:lang w:val="en-IN"/>
                </w:rPr>
                <w:t>PBI deployment pipeline</w:t>
              </w:r>
            </w:hyperlink>
            <w:r w:rsidRPr="0D3CB2C6">
              <w:rPr>
                <w:lang w:val="en-IN"/>
              </w:rPr>
              <w:t xml:space="preserve"> as per the target Workspace?</w:t>
            </w:r>
          </w:p>
        </w:tc>
        <w:tc>
          <w:tcPr>
            <w:tcW w:w="1305" w:type="dxa"/>
            <w:tcBorders>
              <w:top w:val="nil"/>
              <w:left w:val="nil"/>
              <w:bottom w:val="single" w:sz="4" w:space="0" w:color="auto"/>
              <w:right w:val="single" w:sz="4" w:space="0" w:color="auto"/>
            </w:tcBorders>
            <w:vAlign w:val="center"/>
          </w:tcPr>
          <w:p w14:paraId="78E6B2F7" w14:textId="77777777" w:rsidR="00C5403D" w:rsidRDefault="00C5403D" w:rsidP="00EC650F">
            <w:pPr>
              <w:spacing w:after="0" w:line="240" w:lineRule="auto"/>
              <w:rPr>
                <w:rFonts w:ascii="Calibri" w:eastAsia="Times New Roman" w:hAnsi="Calibri" w:cs="Calibri"/>
                <w:color w:val="000000" w:themeColor="text1"/>
                <w:lang w:eastAsia="en-US"/>
              </w:rPr>
            </w:pPr>
            <w:r w:rsidRPr="5DAC7802">
              <w:rPr>
                <w:rFonts w:ascii="Calibri" w:eastAsia="Calibri" w:hAnsi="Calibri"/>
                <w:color w:val="000000" w:themeColor="text1"/>
                <w:lang w:eastAsia="en-US"/>
              </w:rPr>
              <w:t xml:space="preserve"> </w:t>
            </w:r>
          </w:p>
        </w:tc>
        <w:tc>
          <w:tcPr>
            <w:tcW w:w="1152" w:type="dxa"/>
            <w:tcBorders>
              <w:top w:val="nil"/>
              <w:left w:val="nil"/>
              <w:bottom w:val="single" w:sz="4" w:space="0" w:color="auto"/>
              <w:right w:val="single" w:sz="4" w:space="0" w:color="auto"/>
            </w:tcBorders>
            <w:vAlign w:val="center"/>
          </w:tcPr>
          <w:p w14:paraId="456CA6BD" w14:textId="77777777" w:rsidR="00C5403D" w:rsidRDefault="00C5403D" w:rsidP="00EC650F">
            <w:pPr>
              <w:spacing w:after="0" w:line="240" w:lineRule="auto"/>
              <w:rPr>
                <w:rFonts w:ascii="Calibri" w:eastAsia="Times New Roman" w:hAnsi="Calibri" w:cs="Calibri"/>
                <w:color w:val="000000" w:themeColor="text1"/>
                <w:lang w:eastAsia="en-US"/>
              </w:rPr>
            </w:pPr>
            <w:r w:rsidRPr="5DAC7802">
              <w:rPr>
                <w:rFonts w:ascii="Calibri" w:eastAsia="Calibri" w:hAnsi="Calibri"/>
                <w:color w:val="000000" w:themeColor="text1"/>
                <w:lang w:eastAsia="en-US"/>
              </w:rPr>
              <w:t xml:space="preserve"> </w:t>
            </w:r>
          </w:p>
        </w:tc>
      </w:tr>
    </w:tbl>
    <w:p w14:paraId="6586D165" w14:textId="6E6E637F" w:rsidR="75ED752B" w:rsidRPr="00D265E9" w:rsidRDefault="75ED752B" w:rsidP="00D265E9"/>
    <w:sectPr w:rsidR="75ED752B" w:rsidRPr="00D265E9" w:rsidSect="001645E2">
      <w:headerReference w:type="default" r:id="rId63"/>
      <w:footerReference w:type="default" r:id="rId64"/>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02C50" w14:textId="77777777" w:rsidR="00991746" w:rsidRDefault="00991746">
      <w:pPr>
        <w:spacing w:after="0" w:line="240" w:lineRule="auto"/>
      </w:pPr>
      <w:r>
        <w:separator/>
      </w:r>
    </w:p>
  </w:endnote>
  <w:endnote w:type="continuationSeparator" w:id="0">
    <w:p w14:paraId="1F5DFBDD" w14:textId="77777777" w:rsidR="00991746" w:rsidRDefault="00991746">
      <w:pPr>
        <w:spacing w:after="0" w:line="240" w:lineRule="auto"/>
      </w:pPr>
      <w:r>
        <w:continuationSeparator/>
      </w:r>
    </w:p>
  </w:endnote>
  <w:endnote w:type="continuationNotice" w:id="1">
    <w:p w14:paraId="128BCC62" w14:textId="77777777" w:rsidR="00991746" w:rsidRDefault="0099174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2DBB24" w14:textId="2494E540" w:rsidR="761160D1" w:rsidRDefault="761160D1" w:rsidP="761160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4A923F" w14:textId="77777777" w:rsidR="00991746" w:rsidRDefault="00991746">
      <w:pPr>
        <w:spacing w:after="0" w:line="240" w:lineRule="auto"/>
      </w:pPr>
      <w:r>
        <w:separator/>
      </w:r>
    </w:p>
  </w:footnote>
  <w:footnote w:type="continuationSeparator" w:id="0">
    <w:p w14:paraId="32E123DD" w14:textId="77777777" w:rsidR="00991746" w:rsidRDefault="00991746">
      <w:pPr>
        <w:spacing w:after="0" w:line="240" w:lineRule="auto"/>
      </w:pPr>
      <w:r>
        <w:continuationSeparator/>
      </w:r>
    </w:p>
  </w:footnote>
  <w:footnote w:type="continuationNotice" w:id="1">
    <w:p w14:paraId="0FA6E48C" w14:textId="77777777" w:rsidR="00991746" w:rsidRDefault="0099174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761160D1" w14:paraId="7CF73A85" w14:textId="77777777" w:rsidTr="761160D1">
      <w:tc>
        <w:tcPr>
          <w:tcW w:w="3120" w:type="dxa"/>
        </w:tcPr>
        <w:p w14:paraId="19022F97" w14:textId="5CA6A672" w:rsidR="761160D1" w:rsidRDefault="761160D1" w:rsidP="761160D1">
          <w:pPr>
            <w:pStyle w:val="Header"/>
            <w:ind w:left="-115"/>
          </w:pPr>
        </w:p>
      </w:tc>
      <w:tc>
        <w:tcPr>
          <w:tcW w:w="3120" w:type="dxa"/>
        </w:tcPr>
        <w:p w14:paraId="39B2E171" w14:textId="74F43B20" w:rsidR="761160D1" w:rsidRDefault="761160D1" w:rsidP="761160D1">
          <w:pPr>
            <w:pStyle w:val="Header"/>
            <w:jc w:val="center"/>
          </w:pPr>
        </w:p>
      </w:tc>
      <w:tc>
        <w:tcPr>
          <w:tcW w:w="3120" w:type="dxa"/>
        </w:tcPr>
        <w:p w14:paraId="10C546A0" w14:textId="1E589976" w:rsidR="761160D1" w:rsidRDefault="761160D1" w:rsidP="761160D1">
          <w:pPr>
            <w:pStyle w:val="Header"/>
            <w:ind w:right="-115"/>
            <w:jc w:val="right"/>
          </w:pPr>
        </w:p>
      </w:tc>
    </w:tr>
  </w:tbl>
  <w:p w14:paraId="0AE59D03" w14:textId="69B945B8" w:rsidR="761160D1" w:rsidRDefault="761160D1" w:rsidP="761160D1">
    <w:pPr>
      <w:pStyle w:val="Header"/>
    </w:pPr>
  </w:p>
</w:hdr>
</file>

<file path=word/intelligence.xml><?xml version="1.0" encoding="utf-8"?>
<int:Intelligence xmlns:int="http://schemas.microsoft.com/office/intelligence/2019/intelligence">
  <int:IntelligenceSettings/>
  <int:Manifest>
    <int:ParagraphRange paragraphId="1624540381" textId="894550522" start="124" length="2" invalidationStart="124" invalidationLength="2" id="66r9voMR"/>
  </int:Manifest>
  <int:Observations>
    <int:Content id="66r9voMR">
      <int:Rejection type="LegacyProofing"/>
    </int:Content>
  </int:Observations>
</int: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20D92"/>
    <w:multiLevelType w:val="hybridMultilevel"/>
    <w:tmpl w:val="2D1288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B8700A"/>
    <w:multiLevelType w:val="hybridMultilevel"/>
    <w:tmpl w:val="EE76B436"/>
    <w:lvl w:ilvl="0" w:tplc="067C3F18">
      <w:start w:val="1"/>
      <w:numFmt w:val="bullet"/>
      <w:lvlText w:val=""/>
      <w:lvlJc w:val="left"/>
      <w:pPr>
        <w:ind w:left="720" w:hanging="360"/>
      </w:pPr>
      <w:rPr>
        <w:rFonts w:ascii="Symbol" w:hAnsi="Symbol" w:hint="default"/>
      </w:rPr>
    </w:lvl>
    <w:lvl w:ilvl="1" w:tplc="EA988F20">
      <w:start w:val="1"/>
      <w:numFmt w:val="bullet"/>
      <w:lvlText w:val="o"/>
      <w:lvlJc w:val="left"/>
      <w:pPr>
        <w:ind w:left="1440" w:hanging="360"/>
      </w:pPr>
      <w:rPr>
        <w:rFonts w:ascii="Courier New" w:hAnsi="Courier New" w:hint="default"/>
      </w:rPr>
    </w:lvl>
    <w:lvl w:ilvl="2" w:tplc="4DB225DE">
      <w:start w:val="1"/>
      <w:numFmt w:val="bullet"/>
      <w:lvlText w:val=""/>
      <w:lvlJc w:val="left"/>
      <w:pPr>
        <w:ind w:left="2160" w:hanging="360"/>
      </w:pPr>
      <w:rPr>
        <w:rFonts w:ascii="Wingdings" w:hAnsi="Wingdings" w:hint="default"/>
      </w:rPr>
    </w:lvl>
    <w:lvl w:ilvl="3" w:tplc="16CE35BE">
      <w:start w:val="1"/>
      <w:numFmt w:val="bullet"/>
      <w:lvlText w:val=""/>
      <w:lvlJc w:val="left"/>
      <w:pPr>
        <w:ind w:left="2880" w:hanging="360"/>
      </w:pPr>
      <w:rPr>
        <w:rFonts w:ascii="Symbol" w:hAnsi="Symbol" w:hint="default"/>
      </w:rPr>
    </w:lvl>
    <w:lvl w:ilvl="4" w:tplc="32D8DF62">
      <w:start w:val="1"/>
      <w:numFmt w:val="bullet"/>
      <w:lvlText w:val="o"/>
      <w:lvlJc w:val="left"/>
      <w:pPr>
        <w:ind w:left="3600" w:hanging="360"/>
      </w:pPr>
      <w:rPr>
        <w:rFonts w:ascii="Courier New" w:hAnsi="Courier New" w:hint="default"/>
      </w:rPr>
    </w:lvl>
    <w:lvl w:ilvl="5" w:tplc="6556175A">
      <w:start w:val="1"/>
      <w:numFmt w:val="bullet"/>
      <w:lvlText w:val=""/>
      <w:lvlJc w:val="left"/>
      <w:pPr>
        <w:ind w:left="4320" w:hanging="360"/>
      </w:pPr>
      <w:rPr>
        <w:rFonts w:ascii="Wingdings" w:hAnsi="Wingdings" w:hint="default"/>
      </w:rPr>
    </w:lvl>
    <w:lvl w:ilvl="6" w:tplc="3A1A5264">
      <w:start w:val="1"/>
      <w:numFmt w:val="bullet"/>
      <w:lvlText w:val=""/>
      <w:lvlJc w:val="left"/>
      <w:pPr>
        <w:ind w:left="5040" w:hanging="360"/>
      </w:pPr>
      <w:rPr>
        <w:rFonts w:ascii="Symbol" w:hAnsi="Symbol" w:hint="default"/>
      </w:rPr>
    </w:lvl>
    <w:lvl w:ilvl="7" w:tplc="5F5A9CDE">
      <w:start w:val="1"/>
      <w:numFmt w:val="bullet"/>
      <w:lvlText w:val="o"/>
      <w:lvlJc w:val="left"/>
      <w:pPr>
        <w:ind w:left="5760" w:hanging="360"/>
      </w:pPr>
      <w:rPr>
        <w:rFonts w:ascii="Courier New" w:hAnsi="Courier New" w:hint="default"/>
      </w:rPr>
    </w:lvl>
    <w:lvl w:ilvl="8" w:tplc="7C66E1D4">
      <w:start w:val="1"/>
      <w:numFmt w:val="bullet"/>
      <w:lvlText w:val=""/>
      <w:lvlJc w:val="left"/>
      <w:pPr>
        <w:ind w:left="6480" w:hanging="360"/>
      </w:pPr>
      <w:rPr>
        <w:rFonts w:ascii="Wingdings" w:hAnsi="Wingdings" w:hint="default"/>
      </w:rPr>
    </w:lvl>
  </w:abstractNum>
  <w:abstractNum w:abstractNumId="2" w15:restartNumberingAfterBreak="0">
    <w:nsid w:val="37E3AB78"/>
    <w:multiLevelType w:val="hybridMultilevel"/>
    <w:tmpl w:val="EF66D5E8"/>
    <w:lvl w:ilvl="0" w:tplc="A6AEFF9A">
      <w:start w:val="1"/>
      <w:numFmt w:val="bullet"/>
      <w:lvlText w:val="·"/>
      <w:lvlJc w:val="left"/>
      <w:pPr>
        <w:ind w:left="720" w:hanging="360"/>
      </w:pPr>
      <w:rPr>
        <w:rFonts w:ascii="Symbol" w:hAnsi="Symbol" w:hint="default"/>
      </w:rPr>
    </w:lvl>
    <w:lvl w:ilvl="1" w:tplc="69A661A4">
      <w:start w:val="1"/>
      <w:numFmt w:val="bullet"/>
      <w:lvlText w:val="o"/>
      <w:lvlJc w:val="left"/>
      <w:pPr>
        <w:ind w:left="1440" w:hanging="360"/>
      </w:pPr>
      <w:rPr>
        <w:rFonts w:ascii="Courier New" w:hAnsi="Courier New" w:hint="default"/>
      </w:rPr>
    </w:lvl>
    <w:lvl w:ilvl="2" w:tplc="2B6E6564">
      <w:start w:val="1"/>
      <w:numFmt w:val="bullet"/>
      <w:lvlText w:val=""/>
      <w:lvlJc w:val="left"/>
      <w:pPr>
        <w:ind w:left="2160" w:hanging="360"/>
      </w:pPr>
      <w:rPr>
        <w:rFonts w:ascii="Wingdings" w:hAnsi="Wingdings" w:hint="default"/>
      </w:rPr>
    </w:lvl>
    <w:lvl w:ilvl="3" w:tplc="3F60B5DE">
      <w:start w:val="1"/>
      <w:numFmt w:val="bullet"/>
      <w:lvlText w:val=""/>
      <w:lvlJc w:val="left"/>
      <w:pPr>
        <w:ind w:left="2880" w:hanging="360"/>
      </w:pPr>
      <w:rPr>
        <w:rFonts w:ascii="Symbol" w:hAnsi="Symbol" w:hint="default"/>
      </w:rPr>
    </w:lvl>
    <w:lvl w:ilvl="4" w:tplc="845EA81E">
      <w:start w:val="1"/>
      <w:numFmt w:val="bullet"/>
      <w:lvlText w:val="o"/>
      <w:lvlJc w:val="left"/>
      <w:pPr>
        <w:ind w:left="3600" w:hanging="360"/>
      </w:pPr>
      <w:rPr>
        <w:rFonts w:ascii="Courier New" w:hAnsi="Courier New" w:hint="default"/>
      </w:rPr>
    </w:lvl>
    <w:lvl w:ilvl="5" w:tplc="F86E5D36">
      <w:start w:val="1"/>
      <w:numFmt w:val="bullet"/>
      <w:lvlText w:val=""/>
      <w:lvlJc w:val="left"/>
      <w:pPr>
        <w:ind w:left="4320" w:hanging="360"/>
      </w:pPr>
      <w:rPr>
        <w:rFonts w:ascii="Wingdings" w:hAnsi="Wingdings" w:hint="default"/>
      </w:rPr>
    </w:lvl>
    <w:lvl w:ilvl="6" w:tplc="65D40914">
      <w:start w:val="1"/>
      <w:numFmt w:val="bullet"/>
      <w:lvlText w:val=""/>
      <w:lvlJc w:val="left"/>
      <w:pPr>
        <w:ind w:left="5040" w:hanging="360"/>
      </w:pPr>
      <w:rPr>
        <w:rFonts w:ascii="Symbol" w:hAnsi="Symbol" w:hint="default"/>
      </w:rPr>
    </w:lvl>
    <w:lvl w:ilvl="7" w:tplc="8180B188">
      <w:start w:val="1"/>
      <w:numFmt w:val="bullet"/>
      <w:lvlText w:val="o"/>
      <w:lvlJc w:val="left"/>
      <w:pPr>
        <w:ind w:left="5760" w:hanging="360"/>
      </w:pPr>
      <w:rPr>
        <w:rFonts w:ascii="Courier New" w:hAnsi="Courier New" w:hint="default"/>
      </w:rPr>
    </w:lvl>
    <w:lvl w:ilvl="8" w:tplc="3214A504">
      <w:start w:val="1"/>
      <w:numFmt w:val="bullet"/>
      <w:lvlText w:val=""/>
      <w:lvlJc w:val="left"/>
      <w:pPr>
        <w:ind w:left="6480" w:hanging="360"/>
      </w:pPr>
      <w:rPr>
        <w:rFonts w:ascii="Wingdings" w:hAnsi="Wingdings" w:hint="default"/>
      </w:rPr>
    </w:lvl>
  </w:abstractNum>
  <w:abstractNum w:abstractNumId="3" w15:restartNumberingAfterBreak="0">
    <w:nsid w:val="3EFA4E66"/>
    <w:multiLevelType w:val="hybridMultilevel"/>
    <w:tmpl w:val="E086EE7C"/>
    <w:lvl w:ilvl="0" w:tplc="04090001">
      <w:start w:val="1"/>
      <w:numFmt w:val="bullet"/>
      <w:lvlText w:val=""/>
      <w:lvlJc w:val="left"/>
      <w:pPr>
        <w:ind w:left="765" w:hanging="360"/>
      </w:pPr>
      <w:rPr>
        <w:rFonts w:ascii="Symbol" w:hAnsi="Symbol"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4" w15:restartNumberingAfterBreak="0">
    <w:nsid w:val="56A4103C"/>
    <w:multiLevelType w:val="hybridMultilevel"/>
    <w:tmpl w:val="FBEAE6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A0D5378"/>
    <w:multiLevelType w:val="hybridMultilevel"/>
    <w:tmpl w:val="A5262B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09603149">
    <w:abstractNumId w:val="2"/>
  </w:num>
  <w:num w:numId="2" w16cid:durableId="2014800488">
    <w:abstractNumId w:val="1"/>
  </w:num>
  <w:num w:numId="3" w16cid:durableId="470176495">
    <w:abstractNumId w:val="5"/>
  </w:num>
  <w:num w:numId="4" w16cid:durableId="1687976149">
    <w:abstractNumId w:val="4"/>
  </w:num>
  <w:num w:numId="5" w16cid:durableId="2121100450">
    <w:abstractNumId w:val="3"/>
  </w:num>
  <w:num w:numId="6" w16cid:durableId="1874919488">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Yap, Lih Shan">
    <w15:presenceInfo w15:providerId="AD" w15:userId="S::lihshan.yap@kcc.com::2d6954a2-bcfc-44a9-aeeb-b1f1d09998b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42"/>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2B9F"/>
    <w:rsid w:val="000322F2"/>
    <w:rsid w:val="000433CB"/>
    <w:rsid w:val="000910D0"/>
    <w:rsid w:val="000B69DD"/>
    <w:rsid w:val="000E5342"/>
    <w:rsid w:val="001004B2"/>
    <w:rsid w:val="00124C68"/>
    <w:rsid w:val="00125D71"/>
    <w:rsid w:val="00141A6A"/>
    <w:rsid w:val="00142766"/>
    <w:rsid w:val="00142DED"/>
    <w:rsid w:val="001645E2"/>
    <w:rsid w:val="00183639"/>
    <w:rsid w:val="00185AF3"/>
    <w:rsid w:val="00187515"/>
    <w:rsid w:val="0018CD94"/>
    <w:rsid w:val="001E15CA"/>
    <w:rsid w:val="001E1645"/>
    <w:rsid w:val="001F4209"/>
    <w:rsid w:val="002077BC"/>
    <w:rsid w:val="00245FA4"/>
    <w:rsid w:val="00257365"/>
    <w:rsid w:val="00274760"/>
    <w:rsid w:val="00283166"/>
    <w:rsid w:val="00283680"/>
    <w:rsid w:val="00296CC8"/>
    <w:rsid w:val="002B5990"/>
    <w:rsid w:val="002B7CCE"/>
    <w:rsid w:val="002D3927"/>
    <w:rsid w:val="002E650E"/>
    <w:rsid w:val="003566E2"/>
    <w:rsid w:val="003572BD"/>
    <w:rsid w:val="00364AEB"/>
    <w:rsid w:val="00387197"/>
    <w:rsid w:val="00387AA0"/>
    <w:rsid w:val="003A7656"/>
    <w:rsid w:val="00447074"/>
    <w:rsid w:val="00452537"/>
    <w:rsid w:val="004764B5"/>
    <w:rsid w:val="004A547A"/>
    <w:rsid w:val="004C0874"/>
    <w:rsid w:val="004C377C"/>
    <w:rsid w:val="004CC28D"/>
    <w:rsid w:val="004D55B1"/>
    <w:rsid w:val="00512B9F"/>
    <w:rsid w:val="00530C76"/>
    <w:rsid w:val="00562449"/>
    <w:rsid w:val="00584B2E"/>
    <w:rsid w:val="00594A5C"/>
    <w:rsid w:val="00596911"/>
    <w:rsid w:val="005D4D08"/>
    <w:rsid w:val="005D703A"/>
    <w:rsid w:val="005F436B"/>
    <w:rsid w:val="00614A8C"/>
    <w:rsid w:val="00634FA1"/>
    <w:rsid w:val="00644ACC"/>
    <w:rsid w:val="0067316C"/>
    <w:rsid w:val="00677940"/>
    <w:rsid w:val="006A20F7"/>
    <w:rsid w:val="006B5895"/>
    <w:rsid w:val="006C46F6"/>
    <w:rsid w:val="006D396B"/>
    <w:rsid w:val="006E31D2"/>
    <w:rsid w:val="006E581A"/>
    <w:rsid w:val="007053C7"/>
    <w:rsid w:val="00731B96"/>
    <w:rsid w:val="00765421"/>
    <w:rsid w:val="007A37FB"/>
    <w:rsid w:val="007A7693"/>
    <w:rsid w:val="007B728E"/>
    <w:rsid w:val="007C131C"/>
    <w:rsid w:val="007F3D0B"/>
    <w:rsid w:val="007F451B"/>
    <w:rsid w:val="00807A7E"/>
    <w:rsid w:val="00872350"/>
    <w:rsid w:val="008912EF"/>
    <w:rsid w:val="008978CA"/>
    <w:rsid w:val="008D5F08"/>
    <w:rsid w:val="008D6EC2"/>
    <w:rsid w:val="008F0688"/>
    <w:rsid w:val="00914C3E"/>
    <w:rsid w:val="0092502B"/>
    <w:rsid w:val="00932FF1"/>
    <w:rsid w:val="0094638C"/>
    <w:rsid w:val="009630D0"/>
    <w:rsid w:val="009729AA"/>
    <w:rsid w:val="0097A33D"/>
    <w:rsid w:val="00991746"/>
    <w:rsid w:val="0099468D"/>
    <w:rsid w:val="009B6CA3"/>
    <w:rsid w:val="009C185D"/>
    <w:rsid w:val="009E2509"/>
    <w:rsid w:val="009E5734"/>
    <w:rsid w:val="009F0DFE"/>
    <w:rsid w:val="00A262FB"/>
    <w:rsid w:val="00A41AD4"/>
    <w:rsid w:val="00A6350C"/>
    <w:rsid w:val="00A709A7"/>
    <w:rsid w:val="00A870EA"/>
    <w:rsid w:val="00AB2219"/>
    <w:rsid w:val="00AB53CA"/>
    <w:rsid w:val="00AC2F4F"/>
    <w:rsid w:val="00AD48F2"/>
    <w:rsid w:val="00B15C60"/>
    <w:rsid w:val="00B338FD"/>
    <w:rsid w:val="00B34B7A"/>
    <w:rsid w:val="00B80537"/>
    <w:rsid w:val="00C5403D"/>
    <w:rsid w:val="00C576E0"/>
    <w:rsid w:val="00CB5ED2"/>
    <w:rsid w:val="00CD2980"/>
    <w:rsid w:val="00CD3DC9"/>
    <w:rsid w:val="00CD56C3"/>
    <w:rsid w:val="00CE50F1"/>
    <w:rsid w:val="00D265E9"/>
    <w:rsid w:val="00D43C6B"/>
    <w:rsid w:val="00DA2826"/>
    <w:rsid w:val="00DB200C"/>
    <w:rsid w:val="00DB2302"/>
    <w:rsid w:val="00DB4ECA"/>
    <w:rsid w:val="00DE0015"/>
    <w:rsid w:val="00E01A62"/>
    <w:rsid w:val="00E1039E"/>
    <w:rsid w:val="00E13838"/>
    <w:rsid w:val="00E67E42"/>
    <w:rsid w:val="00E77ECA"/>
    <w:rsid w:val="00E96D54"/>
    <w:rsid w:val="00EA32A5"/>
    <w:rsid w:val="00EA4691"/>
    <w:rsid w:val="00EC1F12"/>
    <w:rsid w:val="00F167BD"/>
    <w:rsid w:val="00F31A8E"/>
    <w:rsid w:val="00F63F81"/>
    <w:rsid w:val="00F82371"/>
    <w:rsid w:val="00F83EF1"/>
    <w:rsid w:val="00FB67B0"/>
    <w:rsid w:val="00FE5F23"/>
    <w:rsid w:val="01FDDD43"/>
    <w:rsid w:val="031D8ACF"/>
    <w:rsid w:val="03D570FC"/>
    <w:rsid w:val="04D28B70"/>
    <w:rsid w:val="059E64BA"/>
    <w:rsid w:val="05BD0579"/>
    <w:rsid w:val="0795FDF8"/>
    <w:rsid w:val="0A689840"/>
    <w:rsid w:val="0B30A111"/>
    <w:rsid w:val="0B9BF809"/>
    <w:rsid w:val="0BDE5348"/>
    <w:rsid w:val="0BED7077"/>
    <w:rsid w:val="0C5E9907"/>
    <w:rsid w:val="0CBE1C9E"/>
    <w:rsid w:val="0D3EECE6"/>
    <w:rsid w:val="0DF52626"/>
    <w:rsid w:val="0E296EC6"/>
    <w:rsid w:val="0E4BF55D"/>
    <w:rsid w:val="0E664792"/>
    <w:rsid w:val="0F5D4A46"/>
    <w:rsid w:val="0F7651E4"/>
    <w:rsid w:val="0FB76A8F"/>
    <w:rsid w:val="1000EE1B"/>
    <w:rsid w:val="1004790C"/>
    <w:rsid w:val="10BCEB8C"/>
    <w:rsid w:val="10D4F4E8"/>
    <w:rsid w:val="120E678C"/>
    <w:rsid w:val="1252DB37"/>
    <w:rsid w:val="131F6680"/>
    <w:rsid w:val="13BDA29B"/>
    <w:rsid w:val="15E8F602"/>
    <w:rsid w:val="165C5562"/>
    <w:rsid w:val="167B281A"/>
    <w:rsid w:val="16B9170A"/>
    <w:rsid w:val="16D29FF1"/>
    <w:rsid w:val="17C878FB"/>
    <w:rsid w:val="180EFDFF"/>
    <w:rsid w:val="1924244F"/>
    <w:rsid w:val="197519D2"/>
    <w:rsid w:val="1A12249B"/>
    <w:rsid w:val="1A1D4B51"/>
    <w:rsid w:val="1A215658"/>
    <w:rsid w:val="1AA04228"/>
    <w:rsid w:val="1B193C98"/>
    <w:rsid w:val="1C8B49A9"/>
    <w:rsid w:val="1C98F108"/>
    <w:rsid w:val="1CA14877"/>
    <w:rsid w:val="1CC648C6"/>
    <w:rsid w:val="1CE21D7F"/>
    <w:rsid w:val="1E6C0E0F"/>
    <w:rsid w:val="1E835F30"/>
    <w:rsid w:val="1E94043F"/>
    <w:rsid w:val="1EF5FDDC"/>
    <w:rsid w:val="1F236A03"/>
    <w:rsid w:val="1F290DF2"/>
    <w:rsid w:val="1F9470E9"/>
    <w:rsid w:val="1F9D8F3F"/>
    <w:rsid w:val="1FD151A8"/>
    <w:rsid w:val="2066C222"/>
    <w:rsid w:val="2125A6D6"/>
    <w:rsid w:val="213D39C5"/>
    <w:rsid w:val="218EC300"/>
    <w:rsid w:val="220F34D9"/>
    <w:rsid w:val="229C7B8F"/>
    <w:rsid w:val="22A95195"/>
    <w:rsid w:val="24AB71B1"/>
    <w:rsid w:val="26B96018"/>
    <w:rsid w:val="274555D6"/>
    <w:rsid w:val="27A18E4C"/>
    <w:rsid w:val="2846DD55"/>
    <w:rsid w:val="28F18DA5"/>
    <w:rsid w:val="2945D47F"/>
    <w:rsid w:val="29586C15"/>
    <w:rsid w:val="29ACB954"/>
    <w:rsid w:val="2A4F9B1F"/>
    <w:rsid w:val="2A95BEA1"/>
    <w:rsid w:val="2B4889B5"/>
    <w:rsid w:val="2CAFF7D1"/>
    <w:rsid w:val="2D0F39AA"/>
    <w:rsid w:val="2D82A4E1"/>
    <w:rsid w:val="2DA61E67"/>
    <w:rsid w:val="2E802A77"/>
    <w:rsid w:val="2F3D05C9"/>
    <w:rsid w:val="2FFFE499"/>
    <w:rsid w:val="3007AE63"/>
    <w:rsid w:val="303300CD"/>
    <w:rsid w:val="307DF05A"/>
    <w:rsid w:val="3181563C"/>
    <w:rsid w:val="31911616"/>
    <w:rsid w:val="31F5DEC9"/>
    <w:rsid w:val="32277048"/>
    <w:rsid w:val="322E04A2"/>
    <w:rsid w:val="32A64D02"/>
    <w:rsid w:val="32A97492"/>
    <w:rsid w:val="32B9CFEA"/>
    <w:rsid w:val="32F0304D"/>
    <w:rsid w:val="33044D43"/>
    <w:rsid w:val="335C5C10"/>
    <w:rsid w:val="34475E8D"/>
    <w:rsid w:val="34EF6BFB"/>
    <w:rsid w:val="35A9433F"/>
    <w:rsid w:val="35F40423"/>
    <w:rsid w:val="368E3A5B"/>
    <w:rsid w:val="392C45FF"/>
    <w:rsid w:val="3978E9E4"/>
    <w:rsid w:val="39B7E635"/>
    <w:rsid w:val="3A1D92BB"/>
    <w:rsid w:val="3B549A6F"/>
    <w:rsid w:val="3CA6D57F"/>
    <w:rsid w:val="3CCCF02A"/>
    <w:rsid w:val="3DC8B1E4"/>
    <w:rsid w:val="3EC53F04"/>
    <w:rsid w:val="3F3F258A"/>
    <w:rsid w:val="3FBDCC2E"/>
    <w:rsid w:val="41A7DD5B"/>
    <w:rsid w:val="42CCAA71"/>
    <w:rsid w:val="43131E7E"/>
    <w:rsid w:val="43C39CBB"/>
    <w:rsid w:val="45E02A5B"/>
    <w:rsid w:val="466E5B5B"/>
    <w:rsid w:val="470016E6"/>
    <w:rsid w:val="4770CA01"/>
    <w:rsid w:val="478148DC"/>
    <w:rsid w:val="47A01B94"/>
    <w:rsid w:val="493BEBF5"/>
    <w:rsid w:val="49719588"/>
    <w:rsid w:val="4A1823A0"/>
    <w:rsid w:val="4C8250F8"/>
    <w:rsid w:val="4D34A73F"/>
    <w:rsid w:val="4D3DEDA8"/>
    <w:rsid w:val="4D92B89A"/>
    <w:rsid w:val="4DA60BE6"/>
    <w:rsid w:val="4DBCEB5D"/>
    <w:rsid w:val="4DE36661"/>
    <w:rsid w:val="4E3EE5A1"/>
    <w:rsid w:val="4F46E285"/>
    <w:rsid w:val="4F870CA1"/>
    <w:rsid w:val="4F886DE0"/>
    <w:rsid w:val="5083EB0F"/>
    <w:rsid w:val="50A70D9E"/>
    <w:rsid w:val="515AF8DA"/>
    <w:rsid w:val="516BC46D"/>
    <w:rsid w:val="51AD417C"/>
    <w:rsid w:val="51E23DB0"/>
    <w:rsid w:val="52115ECB"/>
    <w:rsid w:val="52407F5F"/>
    <w:rsid w:val="52B4EAC0"/>
    <w:rsid w:val="531EBFD5"/>
    <w:rsid w:val="53AD2F2C"/>
    <w:rsid w:val="540CAC1B"/>
    <w:rsid w:val="545D18EE"/>
    <w:rsid w:val="565973C8"/>
    <w:rsid w:val="56A2B30A"/>
    <w:rsid w:val="580B7865"/>
    <w:rsid w:val="58F0E232"/>
    <w:rsid w:val="59A610C8"/>
    <w:rsid w:val="5A2CAA55"/>
    <w:rsid w:val="5B1D3829"/>
    <w:rsid w:val="5B23B68B"/>
    <w:rsid w:val="5C797F56"/>
    <w:rsid w:val="5CC45AB1"/>
    <w:rsid w:val="5DDCD060"/>
    <w:rsid w:val="5EE148C0"/>
    <w:rsid w:val="5F70D403"/>
    <w:rsid w:val="5FE0F2EC"/>
    <w:rsid w:val="5FF982FE"/>
    <w:rsid w:val="604D6C59"/>
    <w:rsid w:val="60A0716F"/>
    <w:rsid w:val="6130E170"/>
    <w:rsid w:val="6218E982"/>
    <w:rsid w:val="6221CCD6"/>
    <w:rsid w:val="622232CC"/>
    <w:rsid w:val="6229BD2F"/>
    <w:rsid w:val="62CD654E"/>
    <w:rsid w:val="62DFBCB2"/>
    <w:rsid w:val="6363BB1D"/>
    <w:rsid w:val="64688232"/>
    <w:rsid w:val="6487485E"/>
    <w:rsid w:val="653761E7"/>
    <w:rsid w:val="65FD7909"/>
    <w:rsid w:val="6664E357"/>
    <w:rsid w:val="6675B6D0"/>
    <w:rsid w:val="6715265C"/>
    <w:rsid w:val="6A13B65E"/>
    <w:rsid w:val="6A29A5C2"/>
    <w:rsid w:val="6A455DEB"/>
    <w:rsid w:val="6B967EB0"/>
    <w:rsid w:val="6BC26B2E"/>
    <w:rsid w:val="6BCABB52"/>
    <w:rsid w:val="6BCC9F49"/>
    <w:rsid w:val="6C1A1A60"/>
    <w:rsid w:val="6DFB5214"/>
    <w:rsid w:val="6E0BF398"/>
    <w:rsid w:val="6EB778D0"/>
    <w:rsid w:val="6EE3E286"/>
    <w:rsid w:val="6EF2BD26"/>
    <w:rsid w:val="6F21A790"/>
    <w:rsid w:val="6F2A0EA0"/>
    <w:rsid w:val="6FBA1C6D"/>
    <w:rsid w:val="6FCC3D5B"/>
    <w:rsid w:val="716DD781"/>
    <w:rsid w:val="71723D82"/>
    <w:rsid w:val="71768103"/>
    <w:rsid w:val="718BE640"/>
    <w:rsid w:val="71BAE331"/>
    <w:rsid w:val="71E9397C"/>
    <w:rsid w:val="72D11270"/>
    <w:rsid w:val="73245F1F"/>
    <w:rsid w:val="73432791"/>
    <w:rsid w:val="737C9864"/>
    <w:rsid w:val="738DCEDE"/>
    <w:rsid w:val="738F5FAF"/>
    <w:rsid w:val="73F3FDF4"/>
    <w:rsid w:val="73F643E6"/>
    <w:rsid w:val="749B09C1"/>
    <w:rsid w:val="75ED752B"/>
    <w:rsid w:val="761160D1"/>
    <w:rsid w:val="768D3EB9"/>
    <w:rsid w:val="76EB98B1"/>
    <w:rsid w:val="76F14398"/>
    <w:rsid w:val="788A9B0B"/>
    <w:rsid w:val="78F5874D"/>
    <w:rsid w:val="7939C82F"/>
    <w:rsid w:val="79DE14B9"/>
    <w:rsid w:val="7A3CBE97"/>
    <w:rsid w:val="7B7DC207"/>
    <w:rsid w:val="7C1715CD"/>
    <w:rsid w:val="7C9B004B"/>
    <w:rsid w:val="7D500641"/>
    <w:rsid w:val="7D8E3A6F"/>
    <w:rsid w:val="7D9C7389"/>
    <w:rsid w:val="7DA792A1"/>
    <w:rsid w:val="7E96BF2F"/>
    <w:rsid w:val="7F066D1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9DC7D8"/>
  <w15:chartTrackingRefBased/>
  <w15:docId w15:val="{294400AD-89C6-489B-B5FB-A0C0000C96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377C"/>
  </w:style>
  <w:style w:type="paragraph" w:styleId="Heading1">
    <w:name w:val="heading 1"/>
    <w:basedOn w:val="Normal"/>
    <w:next w:val="Normal"/>
    <w:link w:val="Heading1Char"/>
    <w:uiPriority w:val="9"/>
    <w:qFormat/>
    <w:rsid w:val="00512B9F"/>
    <w:pPr>
      <w:keepNext/>
      <w:keepLines/>
      <w:spacing w:before="240" w:after="0"/>
      <w:outlineLvl w:val="0"/>
    </w:pPr>
    <w:rPr>
      <w:rFonts w:asciiTheme="majorHAnsi" w:eastAsiaTheme="majorEastAsia" w:hAnsiTheme="majorHAnsi" w:cstheme="majorBidi"/>
      <w:color w:val="2F5496" w:themeColor="accent1" w:themeShade="BF"/>
      <w:sz w:val="32"/>
      <w:szCs w:val="32"/>
      <w:lang w:val="en-IN" w:eastAsia="en-US"/>
    </w:rPr>
  </w:style>
  <w:style w:type="paragraph" w:styleId="Heading2">
    <w:name w:val="heading 2"/>
    <w:basedOn w:val="Normal"/>
    <w:next w:val="Normal"/>
    <w:link w:val="Heading2Char"/>
    <w:uiPriority w:val="9"/>
    <w:unhideWhenUsed/>
    <w:qFormat/>
    <w:rsid w:val="00124C6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D4D0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124C6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12B9F"/>
    <w:pPr>
      <w:ind w:left="720"/>
      <w:contextualSpacing/>
    </w:pPr>
  </w:style>
  <w:style w:type="character" w:customStyle="1" w:styleId="Heading1Char">
    <w:name w:val="Heading 1 Char"/>
    <w:basedOn w:val="DefaultParagraphFont"/>
    <w:link w:val="Heading1"/>
    <w:uiPriority w:val="9"/>
    <w:rsid w:val="00512B9F"/>
    <w:rPr>
      <w:rFonts w:asciiTheme="majorHAnsi" w:eastAsiaTheme="majorEastAsia" w:hAnsiTheme="majorHAnsi" w:cstheme="majorBidi"/>
      <w:color w:val="2F5496" w:themeColor="accent1" w:themeShade="BF"/>
      <w:sz w:val="32"/>
      <w:szCs w:val="32"/>
      <w:lang w:val="en-IN" w:eastAsia="en-US"/>
    </w:rPr>
  </w:style>
  <w:style w:type="paragraph" w:styleId="Title">
    <w:name w:val="Title"/>
    <w:basedOn w:val="Normal"/>
    <w:next w:val="Normal"/>
    <w:link w:val="TitleChar"/>
    <w:uiPriority w:val="10"/>
    <w:qFormat/>
    <w:rsid w:val="00512B9F"/>
    <w:pPr>
      <w:spacing w:after="0" w:line="240" w:lineRule="auto"/>
      <w:contextualSpacing/>
    </w:pPr>
    <w:rPr>
      <w:rFonts w:asciiTheme="majorHAnsi" w:eastAsiaTheme="majorEastAsia" w:hAnsiTheme="majorHAnsi" w:cstheme="majorBidi"/>
      <w:spacing w:val="-10"/>
      <w:kern w:val="28"/>
      <w:sz w:val="56"/>
      <w:szCs w:val="56"/>
      <w:lang w:val="en-IN" w:eastAsia="en-US"/>
    </w:rPr>
  </w:style>
  <w:style w:type="character" w:customStyle="1" w:styleId="TitleChar">
    <w:name w:val="Title Char"/>
    <w:basedOn w:val="DefaultParagraphFont"/>
    <w:link w:val="Title"/>
    <w:uiPriority w:val="10"/>
    <w:rsid w:val="00512B9F"/>
    <w:rPr>
      <w:rFonts w:asciiTheme="majorHAnsi" w:eastAsiaTheme="majorEastAsia" w:hAnsiTheme="majorHAnsi" w:cstheme="majorBidi"/>
      <w:spacing w:val="-10"/>
      <w:kern w:val="28"/>
      <w:sz w:val="56"/>
      <w:szCs w:val="56"/>
      <w:lang w:val="en-IN" w:eastAsia="en-US"/>
    </w:rPr>
  </w:style>
  <w:style w:type="character" w:styleId="Hyperlink">
    <w:name w:val="Hyperlink"/>
    <w:basedOn w:val="DefaultParagraphFont"/>
    <w:uiPriority w:val="99"/>
    <w:unhideWhenUsed/>
    <w:rsid w:val="00512B9F"/>
    <w:rPr>
      <w:color w:val="0563C1" w:themeColor="hyperlink"/>
      <w:u w:val="single"/>
    </w:rPr>
  </w:style>
  <w:style w:type="paragraph" w:styleId="TOCHeading">
    <w:name w:val="TOC Heading"/>
    <w:basedOn w:val="Heading1"/>
    <w:next w:val="Normal"/>
    <w:uiPriority w:val="39"/>
    <w:unhideWhenUsed/>
    <w:qFormat/>
    <w:rsid w:val="00512B9F"/>
    <w:pPr>
      <w:outlineLvl w:val="9"/>
    </w:pPr>
    <w:rPr>
      <w:lang w:val="en-US"/>
    </w:rPr>
  </w:style>
  <w:style w:type="paragraph" w:styleId="TOC2">
    <w:name w:val="toc 2"/>
    <w:basedOn w:val="Normal"/>
    <w:next w:val="Normal"/>
    <w:autoRedefine/>
    <w:uiPriority w:val="39"/>
    <w:unhideWhenUsed/>
    <w:rsid w:val="00512B9F"/>
    <w:pPr>
      <w:spacing w:after="100"/>
      <w:ind w:left="220"/>
    </w:pPr>
    <w:rPr>
      <w:rFonts w:eastAsiaTheme="minorHAnsi"/>
      <w:lang w:val="en-IN" w:eastAsia="en-US"/>
    </w:rPr>
  </w:style>
  <w:style w:type="paragraph" w:styleId="TOC1">
    <w:name w:val="toc 1"/>
    <w:basedOn w:val="Normal"/>
    <w:next w:val="Normal"/>
    <w:autoRedefine/>
    <w:uiPriority w:val="39"/>
    <w:unhideWhenUsed/>
    <w:rsid w:val="00512B9F"/>
    <w:pPr>
      <w:spacing w:after="100"/>
    </w:pPr>
    <w:rPr>
      <w:rFonts w:eastAsiaTheme="minorHAnsi"/>
      <w:lang w:val="en-IN" w:eastAsia="en-US"/>
    </w:rPr>
  </w:style>
  <w:style w:type="table" w:styleId="TableGrid">
    <w:name w:val="Table Grid"/>
    <w:basedOn w:val="TableNormal"/>
    <w:uiPriority w:val="39"/>
    <w:rsid w:val="00F167B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5D4D08"/>
    <w:rPr>
      <w:rFonts w:asciiTheme="majorHAnsi" w:eastAsiaTheme="majorEastAsia" w:hAnsiTheme="majorHAnsi" w:cstheme="majorBidi"/>
      <w:color w:val="1F3763" w:themeColor="accent1" w:themeShade="7F"/>
      <w:sz w:val="24"/>
      <w:szCs w:val="24"/>
    </w:rPr>
  </w:style>
  <w:style w:type="character" w:styleId="UnresolvedMention">
    <w:name w:val="Unresolved Mention"/>
    <w:basedOn w:val="DefaultParagraphFont"/>
    <w:uiPriority w:val="99"/>
    <w:semiHidden/>
    <w:unhideWhenUsed/>
    <w:rsid w:val="00731B96"/>
    <w:rPr>
      <w:color w:val="605E5C"/>
      <w:shd w:val="clear" w:color="auto" w:fill="E1DFDD"/>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Heading4Char">
    <w:name w:val="Heading 4 Char"/>
    <w:basedOn w:val="DefaultParagraphFont"/>
    <w:link w:val="Heading4"/>
    <w:uiPriority w:val="9"/>
    <w:rsid w:val="00124C68"/>
    <w:rPr>
      <w:rFonts w:asciiTheme="majorHAnsi" w:eastAsiaTheme="majorEastAsia" w:hAnsiTheme="majorHAnsi" w:cstheme="majorBidi"/>
      <w:i/>
      <w:iCs/>
      <w:color w:val="2F5496" w:themeColor="accent1" w:themeShade="BF"/>
    </w:rPr>
  </w:style>
  <w:style w:type="character" w:customStyle="1" w:styleId="Heading2Char">
    <w:name w:val="Heading 2 Char"/>
    <w:basedOn w:val="DefaultParagraphFont"/>
    <w:link w:val="Heading2"/>
    <w:uiPriority w:val="9"/>
    <w:rsid w:val="00124C68"/>
    <w:rPr>
      <w:rFonts w:asciiTheme="majorHAnsi" w:eastAsiaTheme="majorEastAsia" w:hAnsiTheme="majorHAnsi" w:cstheme="majorBidi"/>
      <w:color w:val="2F5496" w:themeColor="accent1" w:themeShade="BF"/>
      <w:sz w:val="26"/>
      <w:szCs w:val="26"/>
    </w:rPr>
  </w:style>
  <w:style w:type="character" w:customStyle="1" w:styleId="normaltextrun">
    <w:name w:val="normaltextrun"/>
    <w:basedOn w:val="DefaultParagraphFont"/>
    <w:rsid w:val="00CD56C3"/>
  </w:style>
  <w:style w:type="character" w:customStyle="1" w:styleId="eop">
    <w:name w:val="eop"/>
    <w:basedOn w:val="DefaultParagraphFont"/>
    <w:rsid w:val="00CD56C3"/>
  </w:style>
  <w:style w:type="paragraph" w:styleId="NoSpacing">
    <w:name w:val="No Spacing"/>
    <w:uiPriority w:val="1"/>
    <w:qFormat/>
    <w:rsid w:val="00CD56C3"/>
    <w:pPr>
      <w:spacing w:after="0" w:line="240" w:lineRule="auto"/>
    </w:p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714282">
      <w:bodyDiv w:val="1"/>
      <w:marLeft w:val="0"/>
      <w:marRight w:val="0"/>
      <w:marTop w:val="0"/>
      <w:marBottom w:val="0"/>
      <w:divBdr>
        <w:top w:val="none" w:sz="0" w:space="0" w:color="auto"/>
        <w:left w:val="none" w:sz="0" w:space="0" w:color="auto"/>
        <w:bottom w:val="none" w:sz="0" w:space="0" w:color="auto"/>
        <w:right w:val="none" w:sz="0" w:space="0" w:color="auto"/>
      </w:divBdr>
    </w:div>
    <w:div w:id="3278311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4kVw0eaz5Ws" TargetMode="External"/><Relationship Id="rId21" Type="http://schemas.openxmlformats.org/officeDocument/2006/relationships/hyperlink" Target="https://kimberlyclark.sharepoint.com/Sites/H318/SitePages/Publish-to-Power-BI-Cloud-Service.aspx" TargetMode="External"/><Relationship Id="rId34" Type="http://schemas.openxmlformats.org/officeDocument/2006/relationships/hyperlink" Target="https://kimberlyclark.sharepoint.com/Sites/H318/SitePages/Power-BI-UX-Templates.aspx" TargetMode="External"/><Relationship Id="rId42" Type="http://schemas.openxmlformats.org/officeDocument/2006/relationships/hyperlink" Target="https://www.storytellingwithdata.com/blog/2011/07/death-to-pie-charts" TargetMode="External"/><Relationship Id="rId47" Type="http://schemas.openxmlformats.org/officeDocument/2006/relationships/hyperlink" Target="https://docs.microsoft.com/en-us/dax/best-practices/dax-divide-function-operator" TargetMode="External"/><Relationship Id="rId50" Type="http://schemas.openxmlformats.org/officeDocument/2006/relationships/hyperlink" Target="https://docs.microsoft.com/en-us/dax/summarize-function-dax" TargetMode="External"/><Relationship Id="rId55" Type="http://schemas.openxmlformats.org/officeDocument/2006/relationships/hyperlink" Target="https://docs.microsoft.com/en-us/dax/search-function-dax" TargetMode="External"/><Relationship Id="rId63" Type="http://schemas.openxmlformats.org/officeDocument/2006/relationships/header" Target="header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kimberlyclark.sharepoint.com/Sites/H318/SitePages/Power-BI-External-Tools.aspx" TargetMode="External"/><Relationship Id="rId29" Type="http://schemas.openxmlformats.org/officeDocument/2006/relationships/hyperlink" Target="https://www.google.com/url?sa=t&amp;rct=j&amp;q=&amp;esrc=s&amp;source=web&amp;cd=&amp;cad=rja&amp;uact=8&amp;ved=2ahUKEwiHz9vf49aGAxV8RzABHUJwB6EQFnoECBEQAw&amp;url=https%3A%2F%2Flearn.microsoft.com%2Fen-us%2Fpower-query%2Fdata-types%23%3A~%3Atext%3DAny%2520is%2520the%2520data%2520type%2Cthe%2520output%2520of%2520your%2520query.&amp;usg=AOvVaw0DTXwqxkfqIcuO8js8_Yob&amp;opi=89978449" TargetMode="External"/><Relationship Id="rId11" Type="http://schemas.openxmlformats.org/officeDocument/2006/relationships/image" Target="media/image1.png"/><Relationship Id="rId24" Type="http://schemas.openxmlformats.org/officeDocument/2006/relationships/hyperlink" Target="https://kimberlyclark.sharepoint.com/Sites/H318/SitePages/Power-BI-Supported-Data-Sources.aspx" TargetMode="External"/><Relationship Id="rId32" Type="http://schemas.openxmlformats.org/officeDocument/2006/relationships/hyperlink" Target="https://engage.cloud.microsoft/main/org/kcc.com/threads/eyJfdHlwZSI6IlRocmVhZCIsImlkIjoiMzQ2OTkyMTI3ODU5OTE2OCJ9?trk_copy_link=V2" TargetMode="External"/><Relationship Id="rId37" Type="http://schemas.openxmlformats.org/officeDocument/2006/relationships/hyperlink" Target="https://radacad.com/search-bar-in-power-bi-slicer" TargetMode="External"/><Relationship Id="rId40" Type="http://schemas.openxmlformats.org/officeDocument/2006/relationships/hyperlink" Target="https://kimberlyclark.sharepoint.com/:w:/r/Sites/H318/_layouts/15/Doc.aspx?sourcedoc=%7B76E25E84-A282-4D4D-922F-CC20B13146EF%7D&amp;file=Power%20BI%20Development%20Visualization%20Best%20Practices%20Guidelines.docx&amp;action=default&amp;mobileredirect=true" TargetMode="External"/><Relationship Id="rId45" Type="http://schemas.openxmlformats.org/officeDocument/2006/relationships/hyperlink" Target="https://docs.microsoft.com/en-us/dax/best-practices/dax-variables" TargetMode="External"/><Relationship Id="rId53" Type="http://schemas.openxmlformats.org/officeDocument/2006/relationships/hyperlink" Target="https://www.sqlbi.com/articles/using-keepfilters-in-dax/" TargetMode="External"/><Relationship Id="rId58" Type="http://schemas.openxmlformats.org/officeDocument/2006/relationships/hyperlink" Target="https://www.robertjengstrom.com/post/replace-blank-with-0-or-text-in-power-bi" TargetMode="External"/><Relationship Id="rId66" Type="http://schemas.microsoft.com/office/2011/relationships/people" Target="people.xml"/><Relationship Id="rId5" Type="http://schemas.openxmlformats.org/officeDocument/2006/relationships/numbering" Target="numbering.xml"/><Relationship Id="rId61" Type="http://schemas.openxmlformats.org/officeDocument/2006/relationships/hyperlink" Target="https://www.datacamp.com/tutorial/switch-in-dax-for-power-bi" TargetMode="External"/><Relationship Id="rId19" Type="http://schemas.openxmlformats.org/officeDocument/2006/relationships/hyperlink" Target="https://kimberlyclark.sharepoint.com/:v:/s/H318/EadB52CyIEFGsIH1ld4VxtgBmLjd4Ao4D_k9AeZGS1uCoA?nav=eyJwbGF5YmFja09wdGlvbnMiOnsic3RhcnRUaW1lSW5TZWNvbmRzIjo3NDYuNjk5LCJ0aW1lc3RhbXBlZExpbmtSZWZlcnJlckluZm8iOnsic2NlbmFyaW8iOiJDaGFwdGVyU2hhcmUiLCJhZGRpdGlvbmFsSW5mbyI6eyJpc1NoYXJlZENoYXB0ZXJBdXRvIjpmYWxzZX19fSwicmVmZXJyYWxJbmZvIjp7InJlZmVycmFsQXBwIjoiU3RyZWFtV2ViQXBwIiwicmVmZXJyYWxWaWV3IjoiU2hhcmVDaGFwdGVyTGluayIsInJlZmVycmFsQXBwUGxhdGZvcm0iOiJXZWIiLCJyZWZlcnJhbE1vZGUiOiJ2aWV3In19&amp;e=fOAc9J" TargetMode="External"/><Relationship Id="rId14" Type="http://schemas.openxmlformats.org/officeDocument/2006/relationships/hyperlink" Target="https://learn.microsoft.com/en-us/power-bi/guidance/relationships-many-to-many" TargetMode="External"/><Relationship Id="rId22" Type="http://schemas.openxmlformats.org/officeDocument/2006/relationships/hyperlink" Target="https://kimberlyclark.sharepoint.com/Sites/H318/SitePages/Power-BI-Supported-Data-Sources.aspx" TargetMode="External"/><Relationship Id="rId27" Type="http://schemas.openxmlformats.org/officeDocument/2006/relationships/hyperlink" Target="https://kimberlyclark.sharepoint.com/Sites/H318/SitePages/Power-BI-Transport-Process.aspx" TargetMode="External"/><Relationship Id="rId30" Type="http://schemas.openxmlformats.org/officeDocument/2006/relationships/hyperlink" Target="https://kimberlyclark.sharepoint.com/Sites/H318/SitePages/Power-BI-Best-Practices.aspx" TargetMode="External"/><Relationship Id="rId35" Type="http://schemas.openxmlformats.org/officeDocument/2006/relationships/hyperlink" Target="https://kimberlyclark.sharepoint.com/Sites/H318/SitePages/Power-BI-Best-Practices.aspx" TargetMode="External"/><Relationship Id="rId43" Type="http://schemas.openxmlformats.org/officeDocument/2006/relationships/hyperlink" Target="https://uxplanet.org/the-five-stages-of-grief-over-the-death-of-pie-charts-effb54894fee" TargetMode="External"/><Relationship Id="rId48" Type="http://schemas.openxmlformats.org/officeDocument/2006/relationships/hyperlink" Target="https://maqsoftware.com/insights/dax-best-practices" TargetMode="External"/><Relationship Id="rId56" Type="http://schemas.openxmlformats.org/officeDocument/2006/relationships/hyperlink" Target="https://docs.microsoft.com/en-us/dax/best-practices/dax-selectedvalue" TargetMode="External"/><Relationship Id="rId64" Type="http://schemas.openxmlformats.org/officeDocument/2006/relationships/footer" Target="footer1.xml"/><Relationship Id="rId8" Type="http://schemas.openxmlformats.org/officeDocument/2006/relationships/webSettings" Target="webSettings.xml"/><Relationship Id="rId51" Type="http://schemas.openxmlformats.org/officeDocument/2006/relationships/hyperlink" Target="https://docs.microsoft.com/en-us/dax/isblank-function-dax" TargetMode="External"/><Relationship Id="rId3" Type="http://schemas.openxmlformats.org/officeDocument/2006/relationships/customXml" Target="../customXml/item3.xml"/><Relationship Id="rId12" Type="http://schemas.openxmlformats.org/officeDocument/2006/relationships/hyperlink" Target="https://learn.microsoft.com/en-us/power-bi/guidance/star-schema" TargetMode="External"/><Relationship Id="rId17" Type="http://schemas.openxmlformats.org/officeDocument/2006/relationships/hyperlink" Target="https://docs.microsoft.com/en-us/power-bi/guidance/model-date-tables" TargetMode="External"/><Relationship Id="rId25" Type="http://schemas.openxmlformats.org/officeDocument/2006/relationships/hyperlink" Target="https://docs.microsoft.com/en-us/power-query/dealing-with-errors" TargetMode="External"/><Relationship Id="rId33" Type="http://schemas.openxmlformats.org/officeDocument/2006/relationships/hyperlink" Target="https://kimberlyclark.sharepoint.com/Sites/H318/SitePages/Power-BI-UX-Templates.aspx" TargetMode="External"/><Relationship Id="rId38" Type="http://schemas.openxmlformats.org/officeDocument/2006/relationships/hyperlink" Target="https://kimberlyclark.sharepoint.com/Sites/H318/SitePages/Power-BI-UX-Templates.aspx" TargetMode="External"/><Relationship Id="rId46" Type="http://schemas.openxmlformats.org/officeDocument/2006/relationships/hyperlink" Target="https://docs.microsoft.com/en-us/dax/if-eager-function-dax" TargetMode="External"/><Relationship Id="rId59" Type="http://schemas.openxmlformats.org/officeDocument/2006/relationships/hyperlink" Target="https://www.ehansalytics.com/blog/2023/9/29/always-use-explict-measures-wait-what-is-an-explicit-measure" TargetMode="External"/><Relationship Id="rId67" Type="http://schemas.openxmlformats.org/officeDocument/2006/relationships/theme" Target="theme/theme1.xml"/><Relationship Id="rId20" Type="http://schemas.openxmlformats.org/officeDocument/2006/relationships/hyperlink" Target="https://kimberlyclark.sharepoint.com/:w:/r/Sites/H318/_layouts/15/Doc.aspx?sourcedoc=%7B925E356E-9E23-48DB-811C-727678A0C510%7D&amp;file=Data%20Modelling%20Best%20Practices.docx&amp;action=default&amp;mobileredirect=true" TargetMode="External"/><Relationship Id="rId41" Type="http://schemas.openxmlformats.org/officeDocument/2006/relationships/hyperlink" Target="https://kimberlyclark.sharepoint.com/:w:/r/Sites/H318/_layouts/15/Doc.aspx?sourcedoc=%7B488E9356-335E-4023-9F76-6AA1A06416CE%7D&amp;file=PBI%20-%20Custom%20Visuals%20Policy%20and%20Issue%20when%20Publishing.docx&amp;action=default&amp;mobileredirect=true" TargetMode="External"/><Relationship Id="rId54" Type="http://schemas.openxmlformats.org/officeDocument/2006/relationships/hyperlink" Target="https://forum.enterprisedna.co/t/dax-tip-blank-vs-isblank/19416" TargetMode="External"/><Relationship Id="rId62" Type="http://schemas.openxmlformats.org/officeDocument/2006/relationships/hyperlink" Target="https://learn.microsoft.com/en-us/fabric/cicd/deployment-pipelines/intro-to-deployment-pipelines" TargetMode="External"/><Relationship Id="R355711d1b7d540ed" Type="http://schemas.microsoft.com/office/2019/09/relationships/intelligence" Target="intelligenc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kimberlyclark.sharepoint.com/Sites/H318/SitePages/Power-BI-External-Tools.aspx" TargetMode="External"/><Relationship Id="rId23" Type="http://schemas.openxmlformats.org/officeDocument/2006/relationships/hyperlink" Target="https://docs.microsoft.com/en-us/power-bi/enterprise/service-admin-rls" TargetMode="External"/><Relationship Id="rId28" Type="http://schemas.openxmlformats.org/officeDocument/2006/relationships/hyperlink" Target="https://kimberlyclark.sharepoint.com/:w:/r/Sites/H318/HowTo%20Documents/PBI%20-%20How%20to%20schedule%20refreshes%20to%20Certified%20using%20OKTA%20Delegated%20Authentication%20App.docx?d=wa54ff548c0c842f6999e0c2dbc0144cd&amp;csf=1&amp;web=1&amp;e=Ad2yxT" TargetMode="External"/><Relationship Id="rId36" Type="http://schemas.openxmlformats.org/officeDocument/2006/relationships/hyperlink" Target="https://powerbi.microsoft.com/en-us/blog/new-card-visual-public-preview/" TargetMode="External"/><Relationship Id="rId49" Type="http://schemas.openxmlformats.org/officeDocument/2006/relationships/hyperlink" Target="https://docs.microsoft.com/en-us/dax/best-practices/dax-selectedvalue" TargetMode="External"/><Relationship Id="rId57" Type="http://schemas.openxmlformats.org/officeDocument/2006/relationships/hyperlink" Target="https://powerbitraining.com.au/distinct-vs-values/" TargetMode="External"/><Relationship Id="rId10" Type="http://schemas.openxmlformats.org/officeDocument/2006/relationships/endnotes" Target="endnotes.xml"/><Relationship Id="rId31" Type="http://schemas.openxmlformats.org/officeDocument/2006/relationships/hyperlink" Target="https://docs.microsoft.com/en-us/power-bi/create-reports/desktop-performance-analyzer" TargetMode="External"/><Relationship Id="rId44" Type="http://schemas.openxmlformats.org/officeDocument/2006/relationships/hyperlink" Target="https://xviz.com/blogs/pie-charts-good-bad-or-ugly/" TargetMode="External"/><Relationship Id="rId52" Type="http://schemas.openxmlformats.org/officeDocument/2006/relationships/hyperlink" Target="https://docs.microsoft.com/en-us/dax/filter-function-dax" TargetMode="External"/><Relationship Id="rId60" Type="http://schemas.openxmlformats.org/officeDocument/2006/relationships/hyperlink" Target="https://www.ehansalytics.com/blog/2023/9/29/always-use-explict-measures-wait-what-is-an-explicit-measure" TargetMode="External"/><Relationship Id="rId65"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kimberlyclark.sharepoint.com/Sites/H318/SitePages/Power-BI-Best-Practices.aspx" TargetMode="External"/><Relationship Id="rId18" Type="http://schemas.openxmlformats.org/officeDocument/2006/relationships/hyperlink" Target="https://kimberlyclark.sharepoint.com/:w:/r/Sites/H318/PBI%20Common%20Datasets/Date%20Table.docx?d=w0c0807e851994d4f9301d260746cf8aa&amp;csf=1&amp;web=1&amp;e=EcA1gJ" TargetMode="External"/><Relationship Id="rId39" Type="http://schemas.openxmlformats.org/officeDocument/2006/relationships/hyperlink" Target="https://kimberlyclark.sharepoint.com/:w:/r/Sites/H318/_layouts/15/Doc.aspx?sourcedoc=%7B76E25E84-A282-4D4D-922F-CC20B13146EF%7D&amp;file=Power%20BI%20Development%20Visualization%20Best%20Practices%20Guidelines.docx&amp;action=default&amp;mobileredirect=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427A0CED3ABC044859DB28DB7E04E72" ma:contentTypeVersion="17" ma:contentTypeDescription="Create a new document." ma:contentTypeScope="" ma:versionID="1daedb7cfdf70fe63d96ca317a04bffc">
  <xsd:schema xmlns:xsd="http://www.w3.org/2001/XMLSchema" xmlns:xs="http://www.w3.org/2001/XMLSchema" xmlns:p="http://schemas.microsoft.com/office/2006/metadata/properties" xmlns:ns2="bf953e88-fa7c-40ef-acc0-a8c8feae4b0a" xmlns:ns3="ac5c3114-6e8f-419c-92fa-e279851ebfea" targetNamespace="http://schemas.microsoft.com/office/2006/metadata/properties" ma:root="true" ma:fieldsID="8f11226d4e6b8a34fc10f37ef62591e5" ns2:_="" ns3:_="">
    <xsd:import namespace="bf953e88-fa7c-40ef-acc0-a8c8feae4b0a"/>
    <xsd:import namespace="ac5c3114-6e8f-419c-92fa-e279851ebf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LengthInSeconds" minOccurs="0"/>
                <xsd:element ref="ns2:MediaServiceAutoTags" minOccurs="0"/>
                <xsd:element ref="ns2:MediaServiceGenerationTime" minOccurs="0"/>
                <xsd:element ref="ns2:MediaServiceEventHashCode" minOccurs="0"/>
                <xsd:element ref="ns2:MediaServiceOCR"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953e88-fa7c-40ef-acc0-a8c8feae4b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1288b28-76ac-4849-8f5e-257ac4d003c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5c3114-6e8f-419c-92fa-e279851ebfe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b12340fc-59a7-47f1-b98c-b8102368dbb0}" ma:internalName="TaxCatchAll" ma:showField="CatchAllData" ma:web="ac5c3114-6e8f-419c-92fa-e279851ebf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ac5c3114-6e8f-419c-92fa-e279851ebfea" xsi:nil="true"/>
    <lcf76f155ced4ddcb4097134ff3c332f xmlns="bf953e88-fa7c-40ef-acc0-a8c8feae4b0a">
      <Terms xmlns="http://schemas.microsoft.com/office/infopath/2007/PartnerControls"/>
    </lcf76f155ced4ddcb4097134ff3c332f>
    <SharedWithUsers xmlns="ac5c3114-6e8f-419c-92fa-e279851ebfea">
      <UserInfo>
        <DisplayName>Smith, Nicole</DisplayName>
        <AccountId>20766</AccountId>
        <AccountType/>
      </UserInfo>
      <UserInfo>
        <DisplayName>Smith, Dan</DisplayName>
        <AccountId>20794</AccountId>
        <AccountType/>
      </UserInfo>
      <UserInfo>
        <DisplayName>??dele-Aug-2024-H Kage, Jacob</DisplayName>
        <AccountId>127</AccountId>
        <AccountType/>
      </UserInfo>
      <UserInfo>
        <DisplayName>Johnson, Phil C</DisplayName>
        <AccountId>10120</AccountId>
        <AccountType/>
      </UserInfo>
      <UserInfo>
        <DisplayName>Wolfe, Steve</DisplayName>
        <AccountId>206</AccountId>
        <AccountType/>
      </UserInfo>
      <UserInfo>
        <DisplayName>Dyer, Bruce</DisplayName>
        <AccountId>8024</AccountId>
        <AccountType/>
      </UserInfo>
      <UserInfo>
        <DisplayName>Vosters, Chad W</DisplayName>
        <AccountId>262</AccountId>
        <AccountType/>
      </UserInfo>
      <UserInfo>
        <DisplayName>Marte, Daniel-Jose Z</DisplayName>
        <AccountId>19807</AccountId>
        <AccountType/>
      </UserInfo>
      <UserInfo>
        <DisplayName>Knapp, Corey</DisplayName>
        <AccountId>85</AccountId>
        <AccountType/>
      </UserInfo>
      <UserInfo>
        <DisplayName>Singh, Prabjot</DisplayName>
        <AccountId>19744</AccountId>
        <AccountType/>
      </UserInfo>
      <UserInfo>
        <DisplayName>Thompson, Kimberlea</DisplayName>
        <AccountId>1178</AccountId>
        <AccountType/>
      </UserInfo>
      <UserInfo>
        <DisplayName>Atchison, Tonia A</DisplayName>
        <AccountId>14</AccountId>
        <AccountType/>
      </UserInfo>
      <UserInfo>
        <DisplayName>Sarmiento, Mario</DisplayName>
        <AccountId>920</AccountId>
        <AccountType/>
      </UserInfo>
      <UserInfo>
        <DisplayName>Haley, Leslie</DisplayName>
        <AccountId>11000</AccountId>
        <AccountType/>
      </UserInfo>
      <UserInfo>
        <DisplayName>Jain, Tanmay</DisplayName>
        <AccountId>8956</AccountId>
        <AccountType/>
      </UserInfo>
      <UserInfo>
        <DisplayName>Yap, Lih Shan</DisplayName>
        <AccountId>10</AccountId>
        <AccountType/>
      </UserInfo>
      <UserInfo>
        <DisplayName>??dele-Aug-2024-H Ribera, Antonio</DisplayName>
        <AccountId>2579</AccountId>
        <AccountType/>
      </UserInfo>
      <UserInfo>
        <DisplayName>Figueira, Nicolas</DisplayName>
        <AccountId>9398</AccountId>
        <AccountType/>
      </UserInfo>
      <UserInfo>
        <DisplayName>Hunter, Jennifer</DisplayName>
        <AccountId>10245</AccountId>
        <AccountType/>
      </UserInfo>
      <UserInfo>
        <DisplayName>Johnson, Michael</DisplayName>
        <AccountId>10638</AccountId>
        <AccountType/>
      </UserInfo>
      <UserInfo>
        <DisplayName>Udaya, Krishna Udaya</DisplayName>
        <AccountId>19548</AccountId>
        <AccountType/>
      </UserInfo>
      <UserInfo>
        <DisplayName>Patekar, Ashwini</DisplayName>
        <AccountId>18508</AccountId>
        <AccountType/>
      </UserInfo>
      <UserInfo>
        <DisplayName>Gupta, Ayush Gupta</DisplayName>
        <AccountId>19553</AccountId>
        <AccountType/>
      </UserInfo>
      <UserInfo>
        <DisplayName>Gnanasambandan, Velraj</DisplayName>
        <AccountId>13157</AccountId>
        <AccountType/>
      </UserInfo>
      <UserInfo>
        <DisplayName>Wisnewski, Thomas</DisplayName>
        <AccountId>20031</AccountId>
        <AccountType/>
      </UserInfo>
      <UserInfo>
        <DisplayName>Kaye, Colin N</DisplayName>
        <AccountId>10034</AccountId>
        <AccountType/>
      </UserInfo>
      <UserInfo>
        <DisplayName>Braatz, Connor</DisplayName>
        <AccountId>14601</AccountId>
        <AccountType/>
      </UserInfo>
      <UserInfo>
        <DisplayName>Sekhani, Dhirajkumar</DisplayName>
        <AccountId>21553</AccountId>
        <AccountType/>
      </UserInfo>
      <UserInfo>
        <DisplayName>Singh, Aditya</DisplayName>
        <AccountId>20115</AccountId>
        <AccountType/>
      </UserInfo>
      <UserInfo>
        <DisplayName>Verma, Priya</DisplayName>
        <AccountId>21564</AccountId>
        <AccountType/>
      </UserInfo>
      <UserInfo>
        <DisplayName>Sharma, Prerna</DisplayName>
        <AccountId>16988</AccountId>
        <AccountType/>
      </UserInfo>
      <UserInfo>
        <DisplayName>Ghosh, Soura</DisplayName>
        <AccountId>19745</AccountId>
        <AccountType/>
      </UserInfo>
      <UserInfo>
        <DisplayName>Heldt, Andy</DisplayName>
        <AccountId>585</AccountId>
        <AccountType/>
      </UserInfo>
      <UserInfo>
        <DisplayName>M, Loganathan</DisplayName>
        <AccountId>19088</AccountId>
        <AccountType/>
      </UserInfo>
      <UserInfo>
        <DisplayName>Nizrad, Guy</DisplayName>
        <AccountId>8207</AccountId>
        <AccountType/>
      </UserInfo>
      <UserInfo>
        <DisplayName>Sarkar, Senjuti</DisplayName>
        <AccountId>19094</AccountId>
        <AccountType/>
      </UserInfo>
      <UserInfo>
        <DisplayName>Banik, Subhadeep</DisplayName>
        <AccountId>19131</AccountId>
        <AccountType/>
      </UserInfo>
      <UserInfo>
        <DisplayName>Bir, Anandi</DisplayName>
        <AccountId>19132</AccountId>
        <AccountType/>
      </UserInfo>
      <UserInfo>
        <DisplayName>Reddipalli, Arun</DisplayName>
        <AccountId>14288</AccountId>
        <AccountType/>
      </UserInfo>
      <UserInfo>
        <DisplayName>Chakraborty, Remanti</DisplayName>
        <AccountId>19353</AccountId>
        <AccountType/>
      </UserInfo>
      <UserInfo>
        <DisplayName>Mukherjee, Debjyoti</DisplayName>
        <AccountId>19980</AccountId>
        <AccountType/>
      </UserInfo>
      <UserInfo>
        <DisplayName>Saha, Mainak</DisplayName>
        <AccountId>19824</AccountId>
        <AccountType/>
      </UserInfo>
      <UserInfo>
        <DisplayName>Das, Pritam</DisplayName>
        <AccountId>19359</AccountId>
        <AccountType/>
      </UserInfo>
      <UserInfo>
        <DisplayName>Das, Ankita</DisplayName>
        <AccountId>19107</AccountId>
        <AccountType/>
      </UserInfo>
      <UserInfo>
        <DisplayName>Ashok Phadale, Pratiksha</DisplayName>
        <AccountId>20126</AccountId>
        <AccountType/>
      </UserInfo>
      <UserInfo>
        <DisplayName>Saren, Sudharshan</DisplayName>
        <AccountId>20376</AccountId>
        <AccountType/>
      </UserInfo>
      <UserInfo>
        <DisplayName>Kumar Ram, Ravi</DisplayName>
        <AccountId>19112</AccountId>
        <AccountType/>
      </UserInfo>
      <UserInfo>
        <DisplayName>Kaushik, Madhav</DisplayName>
        <AccountId>19263</AccountId>
        <AccountType/>
      </UserInfo>
      <UserInfo>
        <DisplayName>Campbell, Douglas</DisplayName>
        <AccountId>10899</AccountId>
        <AccountType/>
      </UserInfo>
      <UserInfo>
        <DisplayName>Vardoulakis, Michael C</DisplayName>
        <AccountId>26</AccountId>
        <AccountType/>
      </UserInfo>
      <UserInfo>
        <DisplayName>Singla, Riya</DisplayName>
        <AccountId>14630</AccountId>
        <AccountType/>
      </UserInfo>
      <UserInfo>
        <DisplayName>Dey, Kiran</DisplayName>
        <AccountId>19979</AccountId>
        <AccountType/>
      </UserInfo>
      <UserInfo>
        <DisplayName>Tiwari, Nitish</DisplayName>
        <AccountId>19356</AccountId>
        <AccountType/>
      </UserInfo>
      <UserInfo>
        <DisplayName>De, Monotosh</DisplayName>
        <AccountId>19978</AccountId>
        <AccountType/>
      </UserInfo>
      <UserInfo>
        <DisplayName>Marier, Brian</DisplayName>
        <AccountId>23</AccountId>
        <AccountType/>
      </UserInfo>
      <UserInfo>
        <DisplayName>Kane, Bud</DisplayName>
        <AccountId>273</AccountId>
        <AccountType/>
      </UserInfo>
      <UserInfo>
        <DisplayName>_Support, BI Data Visualization</DisplayName>
        <AccountId>1729</AccountId>
        <AccountType/>
      </UserInfo>
      <UserInfo>
        <DisplayName>Quirino, Felipe</DisplayName>
        <AccountId>5886</AccountId>
        <AccountType/>
      </UserInfo>
      <UserInfo>
        <DisplayName>Soares Canhicares, Anderson</DisplayName>
        <AccountId>9987</AccountId>
        <AccountType/>
      </UserInfo>
      <UserInfo>
        <DisplayName>Souza Hungaro de, Lucas</DisplayName>
        <AccountId>5139</AccountId>
        <AccountType/>
      </UserInfo>
      <UserInfo>
        <DisplayName>Sandoval de Freitas, Luciano</DisplayName>
        <AccountId>911</AccountId>
        <AccountType/>
      </UserInfo>
      <UserInfo>
        <DisplayName>Zanchetta Fernandez, Daniel</DisplayName>
        <AccountId>5464</AccountId>
        <AccountType/>
      </UserInfo>
      <UserInfo>
        <DisplayName>Gayen, Rakesh</DisplayName>
        <AccountId>19262</AccountId>
        <AccountType/>
      </UserInfo>
      <UserInfo>
        <DisplayName>Pradhan, Subham</DisplayName>
        <AccountId>20125</AccountId>
        <AccountType/>
      </UserInfo>
      <UserInfo>
        <DisplayName>Kumari, Sweety</DisplayName>
        <AccountId>20134</AccountId>
        <AccountType/>
      </UserInfo>
      <UserInfo>
        <DisplayName>Das, Pabak</DisplayName>
        <AccountId>19747</AccountId>
        <AccountType/>
      </UserInfo>
      <UserInfo>
        <DisplayName>Prajapati, Manoj</DisplayName>
        <AccountId>20136</AccountId>
        <AccountType/>
      </UserInfo>
      <UserInfo>
        <DisplayName>Kumari, Juhi</DisplayName>
        <AccountId>19355</AccountId>
        <AccountType/>
      </UserInfo>
      <UserInfo>
        <DisplayName>Konar, Sounak</DisplayName>
        <AccountId>20128</AccountId>
        <AccountType/>
      </UserInfo>
      <UserInfo>
        <DisplayName>Hadley, Craig W</DisplayName>
        <AccountId>1329</AccountId>
        <AccountType/>
      </UserInfo>
      <UserInfo>
        <DisplayName>Figueroa Rodriguez, Luis Alejandro</DisplayName>
        <AccountId>6937</AccountId>
        <AccountType/>
      </UserInfo>
      <UserInfo>
        <DisplayName>Chandar, Vimal</DisplayName>
        <AccountId>21949</AccountId>
        <AccountType/>
      </UserInfo>
      <UserInfo>
        <DisplayName>Olson, Jason S</DisplayName>
        <AccountId>168</AccountId>
        <AccountType/>
      </UserInfo>
      <UserInfo>
        <DisplayName>Babu, Chandra</DisplayName>
        <AccountId>17406</AccountId>
        <AccountType/>
      </UserInfo>
      <UserInfo>
        <DisplayName>Cerquatti, Debora</DisplayName>
        <AccountId>12837</AccountId>
        <AccountType/>
      </UserInfo>
      <UserInfo>
        <DisplayName>Barik, Sanchita</DisplayName>
        <AccountId>19746</AccountId>
        <AccountType/>
      </UserInfo>
      <UserInfo>
        <DisplayName>Rai, Prashant</DisplayName>
        <AccountId>19106</AccountId>
        <AccountType/>
      </UserInfo>
      <UserInfo>
        <DisplayName>R, Arjun</DisplayName>
        <AccountId>590</AccountId>
        <AccountType/>
      </UserInfo>
      <UserInfo>
        <DisplayName>Monteiro, Ian</DisplayName>
        <AccountId>21144</AccountId>
        <AccountType/>
      </UserInfo>
      <UserInfo>
        <DisplayName>Alamo, Yanina</DisplayName>
        <AccountId>8836</AccountId>
        <AccountType/>
      </UserInfo>
      <UserInfo>
        <DisplayName>Iummato, Barbara</DisplayName>
        <AccountId>11123</AccountId>
        <AccountType/>
      </UserInfo>
      <UserInfo>
        <DisplayName>Hara, Deepika</DisplayName>
        <AccountId>20352</AccountId>
        <AccountType/>
      </UserInfo>
      <UserInfo>
        <DisplayName>Ribera, Antonio</DisplayName>
        <AccountId>22041</AccountId>
        <AccountType/>
      </UserInfo>
      <UserInfo>
        <DisplayName>Sen, Suchismita</DisplayName>
        <AccountId>20133</AccountId>
        <AccountType/>
      </UserInfo>
      <UserInfo>
        <DisplayName>Biswas, Soumojit</DisplayName>
        <AccountId>19357</AccountId>
        <AccountType/>
      </UserInfo>
      <UserInfo>
        <DisplayName>Aitharaju, Swahnika</DisplayName>
        <AccountId>21857</AccountId>
        <AccountType/>
      </UserInfo>
      <UserInfo>
        <DisplayName>Bhattacharjee, Suchanda</DisplayName>
        <AccountId>19743</AccountId>
        <AccountType/>
      </UserInfo>
    </SharedWithUser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96A94BF-9B62-43B5-8910-8E42AC2D5C9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953e88-fa7c-40ef-acc0-a8c8feae4b0a"/>
    <ds:schemaRef ds:uri="ac5c3114-6e8f-419c-92fa-e279851ebf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9431383-9273-47DC-8C29-8C611513D15C}">
  <ds:schemaRefs>
    <ds:schemaRef ds:uri="http://schemas.openxmlformats.org/package/2006/metadata/core-properties"/>
    <ds:schemaRef ds:uri="http://purl.org/dc/dcmitype/"/>
    <ds:schemaRef ds:uri="http://schemas.microsoft.com/office/infopath/2007/PartnerControls"/>
    <ds:schemaRef ds:uri="http://purl.org/dc/elements/1.1/"/>
    <ds:schemaRef ds:uri="http://schemas.microsoft.com/office/2006/documentManagement/types"/>
    <ds:schemaRef ds:uri="ac5c3114-6e8f-419c-92fa-e279851ebfea"/>
    <ds:schemaRef ds:uri="http://purl.org/dc/terms/"/>
    <ds:schemaRef ds:uri="bf953e88-fa7c-40ef-acc0-a8c8feae4b0a"/>
    <ds:schemaRef ds:uri="http://schemas.microsoft.com/office/2006/metadata/properties"/>
    <ds:schemaRef ds:uri="http://www.w3.org/XML/1998/namespace"/>
  </ds:schemaRefs>
</ds:datastoreItem>
</file>

<file path=customXml/itemProps3.xml><?xml version="1.0" encoding="utf-8"?>
<ds:datastoreItem xmlns:ds="http://schemas.openxmlformats.org/officeDocument/2006/customXml" ds:itemID="{814D3733-114D-477B-8374-21DBFEB5C7ED}">
  <ds:schemaRefs>
    <ds:schemaRef ds:uri="http://schemas.openxmlformats.org/officeDocument/2006/bibliography"/>
  </ds:schemaRefs>
</ds:datastoreItem>
</file>

<file path=customXml/itemProps4.xml><?xml version="1.0" encoding="utf-8"?>
<ds:datastoreItem xmlns:ds="http://schemas.openxmlformats.org/officeDocument/2006/customXml" ds:itemID="{29559D21-7079-402C-BF4B-17CD0E121A0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2729</Words>
  <Characters>14823</Characters>
  <Application>Microsoft Office Word</Application>
  <DocSecurity>2</DocSecurity>
  <Lines>780</Lines>
  <Paragraphs>438</Paragraphs>
  <ScaleCrop>false</ScaleCrop>
  <Company/>
  <LinksUpToDate>false</LinksUpToDate>
  <CharactersWithSpaces>17114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Yap, Lih Shan</dc:creator>
  <cp:keywords/>
  <dc:description/>
  <cp:lastModifiedBy>Wolfe, Steve</cp:lastModifiedBy>
  <cp:revision>136</cp:revision>
  <dcterms:created xsi:type="dcterms:W3CDTF">2021-03-12T00:53:00Z</dcterms:created>
  <dcterms:modified xsi:type="dcterms:W3CDTF">2026-01-06T16:13:00Z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0x0101006427A0CED3ABC044859DB28DB7E04E72</vt:lpwstr>
  </property>
  <property fmtid="{D5CDD505-2E9C-101B-9397-08002B2CF9AE}" pid="3" name="MSIP_Label_f3a425e9-ff5b-4164-ab21-177a29e6432d_Enabled">
    <vt:lpwstr>True</vt:lpwstr>
  </property>
  <property fmtid="{D5CDD505-2E9C-101B-9397-08002B2CF9AE}" pid="4" name="MSIP_Label_f3a425e9-ff5b-4164-ab21-177a29e6432d_SiteId">
    <vt:lpwstr>fee2180b-69b6-4afe-9f14-ccd70bd4c737</vt:lpwstr>
  </property>
  <property fmtid="{D5CDD505-2E9C-101B-9397-08002B2CF9AE}" pid="5" name="MSIP_Label_f3a425e9-ff5b-4164-ab21-177a29e6432d_Owner">
    <vt:lpwstr>LihShan.Yap@kcc.com</vt:lpwstr>
  </property>
  <property fmtid="{D5CDD505-2E9C-101B-9397-08002B2CF9AE}" pid="6" name="MSIP_Label_f3a425e9-ff5b-4164-ab21-177a29e6432d_SetDate">
    <vt:lpwstr>2021-08-11T03:22:04.8074253Z</vt:lpwstr>
  </property>
  <property fmtid="{D5CDD505-2E9C-101B-9397-08002B2CF9AE}" pid="7" name="MSIP_Label_f3a425e9-ff5b-4164-ab21-177a29e6432d_Name">
    <vt:lpwstr>K-C Internal Only</vt:lpwstr>
  </property>
  <property fmtid="{D5CDD505-2E9C-101B-9397-08002B2CF9AE}" pid="8" name="MSIP_Label_f3a425e9-ff5b-4164-ab21-177a29e6432d_Application">
    <vt:lpwstr>Microsoft Azure Information Protection</vt:lpwstr>
  </property>
  <property fmtid="{D5CDD505-2E9C-101B-9397-08002B2CF9AE}" pid="9" name="MSIP_Label_f3a425e9-ff5b-4164-ab21-177a29e6432d_ActionId">
    <vt:lpwstr>93d0dab8-6108-4972-b4b4-160db8bc3013</vt:lpwstr>
  </property>
  <property fmtid="{D5CDD505-2E9C-101B-9397-08002B2CF9AE}" pid="10" name="MSIP_Label_f3a425e9-ff5b-4164-ab21-177a29e6432d_Extended_MSFT_Method">
    <vt:lpwstr>Manual</vt:lpwstr>
  </property>
  <property fmtid="{D5CDD505-2E9C-101B-9397-08002B2CF9AE}" pid="11" name="MSIP_Label_3c6d4f70-f7df-4256-b691-fd1ca9f63897_Enabled">
    <vt:lpwstr>True</vt:lpwstr>
  </property>
  <property fmtid="{D5CDD505-2E9C-101B-9397-08002B2CF9AE}" pid="12" name="MSIP_Label_3c6d4f70-f7df-4256-b691-fd1ca9f63897_SiteId">
    <vt:lpwstr>fee2180b-69b6-4afe-9f14-ccd70bd4c737</vt:lpwstr>
  </property>
  <property fmtid="{D5CDD505-2E9C-101B-9397-08002B2CF9AE}" pid="13" name="MSIP_Label_3c6d4f70-f7df-4256-b691-fd1ca9f63897_Owner">
    <vt:lpwstr>LihShan.Yap@kcc.com</vt:lpwstr>
  </property>
  <property fmtid="{D5CDD505-2E9C-101B-9397-08002B2CF9AE}" pid="14" name="MSIP_Label_3c6d4f70-f7df-4256-b691-fd1ca9f63897_SetDate">
    <vt:lpwstr>2021-08-11T03:22:04.8074253Z</vt:lpwstr>
  </property>
  <property fmtid="{D5CDD505-2E9C-101B-9397-08002B2CF9AE}" pid="15" name="MSIP_Label_3c6d4f70-f7df-4256-b691-fd1ca9f63897_Name">
    <vt:lpwstr>With Content Marking</vt:lpwstr>
  </property>
  <property fmtid="{D5CDD505-2E9C-101B-9397-08002B2CF9AE}" pid="16" name="MSIP_Label_3c6d4f70-f7df-4256-b691-fd1ca9f63897_Application">
    <vt:lpwstr>Microsoft Azure Information Protection</vt:lpwstr>
  </property>
  <property fmtid="{D5CDD505-2E9C-101B-9397-08002B2CF9AE}" pid="17" name="MSIP_Label_3c6d4f70-f7df-4256-b691-fd1ca9f63897_ActionId">
    <vt:lpwstr>93d0dab8-6108-4972-b4b4-160db8bc3013</vt:lpwstr>
  </property>
  <property fmtid="{D5CDD505-2E9C-101B-9397-08002B2CF9AE}" pid="18" name="MSIP_Label_3c6d4f70-f7df-4256-b691-fd1ca9f63897_Parent">
    <vt:lpwstr>f3a425e9-ff5b-4164-ab21-177a29e6432d</vt:lpwstr>
  </property>
  <property fmtid="{D5CDD505-2E9C-101B-9397-08002B2CF9AE}" pid="19" name="MSIP_Label_3c6d4f70-f7df-4256-b691-fd1ca9f63897_Extended_MSFT_Method">
    <vt:lpwstr>Manual</vt:lpwstr>
  </property>
  <property fmtid="{D5CDD505-2E9C-101B-9397-08002B2CF9AE}" pid="20" name="KCAutoClass">
    <vt:lpwstr>K-C Internal Only With Content Marking</vt:lpwstr>
  </property>
  <property fmtid="{D5CDD505-2E9C-101B-9397-08002B2CF9AE}" pid="21" name="MediaServiceImageTags">
    <vt:lpwstr/>
  </property>
  <property fmtid="{D5CDD505-2E9C-101B-9397-08002B2CF9AE}" pid="22" name="docLang">
    <vt:lpwstr>en</vt:lpwstr>
  </property>
</Properties>
</file>